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923828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069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Overview</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PrimeView will turn selected CC Patio products into a structured online purchasing experience.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Customers will be able to choose approved configurations, see applicable upgrade pricing, add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products to their cart, and pay securely online.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The project is designed 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b5394"/>
          <w:sz w:val="20"/>
          <w:szCs w:val="20"/>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Reduce manual order entry and customer back-and-forth.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b5394"/>
          <w:sz w:val="20"/>
          <w:szCs w:val="20"/>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Prevent required product selections from being missed.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b5394"/>
          <w:sz w:val="20"/>
          <w:szCs w:val="20"/>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Apply approved option and upgrade pricing consistently.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b5394"/>
          <w:sz w:val="20"/>
          <w:szCs w:val="20"/>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Preserve customer selections throughout the order process.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b5394"/>
          <w:sz w:val="20"/>
          <w:szCs w:val="20"/>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Provide CC Patio with complete order and payment information for fulfillment.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The implementation will use CC Patio’s existing website design system and theme. Website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redesign, branding, custom graphic design, and broader visual revisions are not included.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This proposal covers the ecommerce foundation and configuration of between 1 and 25 approved products.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96093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Scope assumption: </w:t>
      </w: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The project estimate is based on WooCommerce using approved third-party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plugins for product options, upgrades, add-ons, and upsell functionality. It does not assume 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custom visual configurator, a new manufacturing-grade SKU architecture, or custom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199.92000102996826" w:lineRule="auto"/>
        <w:ind w:left="0" w:right="0" w:firstLine="0"/>
        <w:jc w:val="left"/>
        <w:rPr>
          <w:rFonts w:ascii="Roboto" w:cs="Roboto" w:eastAsia="Roboto" w:hAnsi="Roboto"/>
          <w:b w:val="0"/>
          <w:bCs w:val="0"/>
          <w:i w:val="1"/>
          <w:iCs w:val="1"/>
          <w:smallCaps w:val="0"/>
          <w:strike w:val="0"/>
          <w:color w:val="0b5394"/>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b5394"/>
          <w:sz w:val="20"/>
          <w:szCs w:val="20"/>
          <w:u w:val="none"/>
          <w:shd w:fill="auto" w:val="clear"/>
          <w:vertAlign w:val="baseline"/>
          <w:rtl w:val="0"/>
        </w:rPr>
        <w:t xml:space="preserve">production-system integration.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60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Scope of Work</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188232421875" w:line="199.92000102996826" w:lineRule="auto"/>
        <w:ind w:left="0" w:right="0" w:firstLine="0"/>
        <w:jc w:val="left"/>
        <w:rPr>
          <w:rFonts w:ascii="Roboto" w:cs="Roboto" w:eastAsia="Roboto" w:hAnsi="Roboto"/>
          <w:b w:val="1"/>
          <w:bCs w:val="1"/>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434343"/>
          <w:sz w:val="20"/>
          <w:szCs w:val="20"/>
          <w:u w:val="none"/>
          <w:shd w:fill="auto" w:val="clear"/>
          <w:vertAlign w:val="baseline"/>
          <w:rtl w:val="0"/>
        </w:rPr>
        <w:t xml:space="preserve">1. Product Pages </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95.72021484375" w:line="199.92000102996826" w:lineRule="auto"/>
        <w:ind w:left="720" w:right="0" w:hanging="360"/>
        <w:jc w:val="left"/>
        <w:rPr>
          <w:rFonts w:ascii="Roboto" w:cs="Roboto" w:eastAsia="Roboto" w:hAnsi="Roboto"/>
          <w:b w:val="0"/>
          <w:bCs w:val="0"/>
          <w:i w:val="0"/>
          <w:iCs w:val="0"/>
          <w:smallCaps w:val="0"/>
          <w:strike w:val="0"/>
          <w:color w:val="000000"/>
          <w:sz w:val="20"/>
          <w:szCs w:val="20"/>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create one reusable ecommerce product-page template that can be applied 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approved CC Patio products.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template will support: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choices such as arms, casters, Ironwood components, finishes, fabrics,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and Fly Tables.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upgrade and add-on pricing.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approved $100 charge for each applicable arm selection.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Required color, finish, fabric, and configuration fields.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Storage of all customer selections with the order, including selections priced at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Conditional product choices, such as displaying Dekton options only when a Fly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Table is selected.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 to Cart functionality.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information and configuration details within the cart, checkout, 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completed order.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Existing product SKUs supplied by CC Patio, when applicable. Customer-selected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options, finishes, fabrics, and add-ons will be stored separately with the order.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Creation of a new SKU structure or unique SKUs for every product configuration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is not included.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Made-to-order or lead-time information supplied by CC Patio.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titles, descriptions, pricing, images, and basic product information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supplied through the approved product worksheet.</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3.2598876953125" w:line="199.92000102996826" w:lineRule="auto"/>
        <w:ind w:left="720" w:right="0" w:hanging="360"/>
        <w:jc w:val="left"/>
        <w:rPr>
          <w:rFonts w:ascii="Roboto" w:cs="Roboto" w:eastAsia="Roboto" w:hAnsi="Roboto"/>
          <w:sz w:val="20"/>
          <w:szCs w:val="20"/>
        </w:rPr>
      </w:pPr>
      <w:r w:rsidDel="00000000" w:rsidR="00000000" w:rsidRPr="00000000">
        <w:rPr>
          <w:rFonts w:ascii="Roboto" w:cs="Roboto" w:eastAsia="Roboto" w:hAnsi="Roboto"/>
          <w:rtl w:val="0"/>
        </w:rPr>
        <w:t xml:space="preserve">PrimeView will collaborate with CC Patio’s 3D software partner, VividWorks, to support the embed/integration of the VividWorks 3D configurator on approved product pages. PrimeView guarantees the WooCommerce cart will accept configured product data, pricing, and SKUs passed from the VividWorks integration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923828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02539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Standard Product Setup Definition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estimated 1 hour per product applies because PrimeView will build one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template and apply that template to the remaining products.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standard product setup includes: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One base product.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One base price and an existing product SKU, when supplied by CC Patio.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Client-supplied product copy and images.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option groups and values that fit within the product-page template.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add-on pricing.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conditional display and pricing rules.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Product-specific shipping information supplied by CC Patio.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Basic product metadata and category assignment.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one-hour-per-product estimate assumes that CC Patio provides all product information,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pricing, images, and option rules before setup begins.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0498046875" w:line="272.6181793212890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one-hour-per-product estimate further assumes that product options can be implemented using the approved WooCommerce plugin structure and do not require creation of unique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variations, component SKUs, bills of materials (BOMs), or external manufacturing-system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mappings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272.6181793212890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Products requiring a substantially different page structure, custom configurator, image changes based on selections, bundled or sectional-building functionality, unusual pricing calculations, or functionality outside the approved template will be reviewed and estimated separately before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Product Data Worksheet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CC Patio will provide all product information through one consolidated worksheet supplied 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by PrimeView. Product setup will begin only after the corresponding product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information has been marked complete and approved by CC Patio.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worksheet may include: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name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Existing SKU, when applicable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Base price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Description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Images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Dimensions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Weight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Packaged shipping dimensions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Freight class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Available options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Add-on pricing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Conditional display and pricing rules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Production lead time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Made-to-order information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Other required product details</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43.2598876953125" w:line="199.92000102996826" w:lineRule="auto"/>
        <w:ind w:left="720" w:right="0" w:hanging="360"/>
        <w:jc w:val="left"/>
        <w:rPr>
          <w:rFonts w:ascii="Roboto" w:cs="Roboto" w:eastAsia="Roboto" w:hAnsi="Roboto"/>
          <w:sz w:val="20"/>
          <w:szCs w:val="20"/>
          <w:u w:val="none"/>
          <w:rPrChange w:author="Robert Gutierrez" w:id="0" w:date="2026-09-10T15:41:57Z">
            <w:rPr>
              <w:rFonts w:ascii="Roboto" w:cs="Roboto" w:eastAsia="Roboto" w:hAnsi="Roboto"/>
              <w:sz w:val="20"/>
              <w:szCs w:val="20"/>
            </w:rPr>
          </w:rPrChange>
        </w:rPr>
        <w:pPrChange w:author="Robert Gutierrez" w:id="0" w:date="2026-09-10T15:41:57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pPr>
        </w:pPrChange>
      </w:pPr>
      <w:r w:rsidDel="00000000" w:rsidR="00000000" w:rsidRPr="00000000">
        <w:rPr>
          <w:rFonts w:ascii="Roboto" w:cs="Roboto" w:eastAsia="Roboto" w:hAnsi="Roboto"/>
          <w:sz w:val="20"/>
          <w:szCs w:val="20"/>
          <w:rtl w:val="0"/>
        </w:rPr>
        <w:t xml:space="preserve">While CC Patio and VividWorks will define the Master SKUs and configuration logic, PrimeView is strictly responsible for ensuring the WooCommerce database and webhook outputs dynamically capture and transmit these exact Master SKUs and configuration metadata to external systems upon order creation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right="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right="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72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923828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02539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Incomplete, conflicting, or changing product information may affect the project schedule and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require additional hours.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545.2363586425781"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545.2363586425781"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4726562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Product-page template: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12 hours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setup: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1 hour per product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range: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1–25 products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6093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2. Freight and Shipping Integration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connect the website to the approved freight or shipping platform.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integration will be configured to support the specific functions approved before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implementation, which may include: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Sending completed website order information to the approved shipping platform.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Transferring customer, product, weight, dimension, freight-class, and delivery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information when supported.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Configuring approved delivery options presented during checkout.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Supporting approved residential, liftgate, limited-access, local-pickup, LTL, or white-glove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delivery rules when supported by the selected system.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Returning shipment or tracking information to the website when supported.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Testing the approved website-to-shipping-platform connection.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selected shipping platform and its supported features must be approved before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configuration begins.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1"/>
          <w:bCs w:val="1"/>
          <w:i w:val="0"/>
          <w:iCs w:val="0"/>
          <w:smallCaps w:val="0"/>
          <w:strike w:val="0"/>
          <w:color w:val="ff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ff0000"/>
          <w:sz w:val="20"/>
          <w:szCs w:val="20"/>
          <w:u w:val="none"/>
          <w:shd w:fill="auto" w:val="clear"/>
          <w:vertAlign w:val="baseline"/>
          <w:rtl w:val="0"/>
        </w:rPr>
        <w:t xml:space="preserve">CC Patio is responsible for: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Establishing freight-carrier and shipping-platform accounts.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Negotiating carrier pricing and service terms.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Providing account credentials and approved access.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Confirming the shipping origin location.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Providing product weights, packaged dimensions, freight classes, and shipment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quantities.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Defining delivery areas and available delivery methods.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Providing liftgate, residential, limited-access, white-glove, local-pickup, and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additional-charge rules.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Managing carrier-account settings and ongoing fulfillment operations.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Confirming how shipping should be presented and charged during checkout.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Managing shipment creation, fulfillment, order-status updates, tracking, cancellations,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and delivery issues after launch.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connect and test the approved system. PrimeView will not negotiate freight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rates, select carriers on behalf of CC Patio, determine CC Patio’s shipping charges, or manage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order fulfillment.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600891113281"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12109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5810546875" w:line="199.92000102996826" w:lineRule="auto"/>
        <w:ind w:left="0" w:right="0" w:firstLine="0"/>
        <w:jc w:val="left"/>
        <w:rPr>
          <w:rFonts w:ascii="Roboto" w:cs="Roboto" w:eastAsia="Roboto" w:hAnsi="Roboto"/>
          <w:b w:val="1"/>
          <w:bCs w:val="1"/>
          <w:color w:val="434343"/>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5810546875" w:line="199.92000102996826" w:lineRule="auto"/>
        <w:ind w:left="0" w:right="0" w:firstLine="0"/>
        <w:jc w:val="left"/>
        <w:rPr>
          <w:rFonts w:ascii="Roboto" w:cs="Roboto" w:eastAsia="Roboto" w:hAnsi="Roboto"/>
          <w:b w:val="1"/>
          <w:bCs w:val="1"/>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434343"/>
          <w:sz w:val="20"/>
          <w:szCs w:val="20"/>
          <w:u w:val="none"/>
          <w:shd w:fill="auto" w:val="clear"/>
          <w:vertAlign w:val="baseline"/>
          <w:rtl w:val="0"/>
        </w:rPr>
        <w:t xml:space="preserve">3. Online Payment Integration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Connect the approved NMI payment system to the website.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Configure customer payment during checkout.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 successful and unsuccessful payment attempts.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 that successful payments create completed website orders.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Configure the approved checkout payment behavior using the methods supported by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NMI.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 the responsibility boundaries for fraud settings, refunds, chargebacks, and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payment-account administration.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04980468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0498046875" w:line="199.92000102996826" w:lineRule="auto"/>
        <w:ind w:left="0" w:right="0" w:firstLine="0"/>
        <w:jc w:val="left"/>
        <w:rPr>
          <w:rFonts w:ascii="Roboto" w:cs="Roboto" w:eastAsia="Roboto" w:hAnsi="Roboto"/>
          <w:b w:val="1"/>
          <w:bCs w:val="1"/>
          <w:i w:val="0"/>
          <w:iCs w:val="0"/>
          <w:smallCaps w:val="0"/>
          <w:strike w:val="0"/>
          <w:color w:val="ff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ff0000"/>
          <w:sz w:val="20"/>
          <w:szCs w:val="20"/>
          <w:u w:val="none"/>
          <w:shd w:fill="auto" w:val="clear"/>
          <w:vertAlign w:val="baseline"/>
          <w:rtl w:val="0"/>
        </w:rPr>
        <w:t xml:space="preserve">CC Patio is responsible for: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Establishing and maintaining the NMI account.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Completing account approval and underwriting requirements.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Providing the required credentials and account information.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Managing banking relationships, transaction fees, fraud settings, chargebacks,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account requirements.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Completing any setup required directly within NMI.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Processing operational refunds after launch.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is responsible for connecting the approved payment system to the website and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testing the connection.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59716796875" w:line="199.92000102996826" w:lineRule="auto"/>
        <w:ind w:left="0" w:right="0" w:firstLine="0"/>
        <w:jc w:val="left"/>
        <w:rPr>
          <w:rFonts w:ascii="Roboto" w:cs="Roboto" w:eastAsia="Roboto" w:hAnsi="Roboto"/>
          <w:b w:val="1"/>
          <w:bCs w:val="1"/>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434343"/>
          <w:sz w:val="20"/>
          <w:szCs w:val="20"/>
          <w:u w:val="none"/>
          <w:shd w:fill="auto" w:val="clear"/>
          <w:vertAlign w:val="baseline"/>
          <w:rtl w:val="0"/>
        </w:rPr>
        <w:t xml:space="preserve">4. Sales Tax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2021484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configure the website’s sales-tax functionality using one approved approach: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Native or manually provided tax rates; 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 approved automated sales-tax service, when purchased and supplied by CC Patio.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Enable the applicable ecommerce tax settings.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Configure tax collection for the jurisdictions identified by CC Patio.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 the tax rates or connect the approved tax service.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 tax calculations during checkout.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Configure approved tax treatment for applicable customer or order types when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supported by the selected system.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1"/>
          <w:bCs w:val="1"/>
          <w:i w:val="0"/>
          <w:iCs w:val="0"/>
          <w:smallCaps w:val="0"/>
          <w:strike w:val="0"/>
          <w:color w:val="ff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ff0000"/>
          <w:sz w:val="20"/>
          <w:szCs w:val="20"/>
          <w:u w:val="none"/>
          <w:shd w:fill="auto" w:val="clear"/>
          <w:vertAlign w:val="baseline"/>
          <w:rtl w:val="0"/>
        </w:rPr>
        <w:t xml:space="preserve">CC Patio is responsible for: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Determining the states and jurisdictions in which tax must be collected.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Providing accurate tax rates when manual tax configuration is selected.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Confirming special product, resale, exemption, trade, or customer tax rules.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Maintaining any third-party tax account or subscription.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600891113281"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12109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537109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Reviewing and approving the tax configuration before launch.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272.6181793212890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does not provide legal, tax, or accounting advice and does not determine CC Patio’s tax obligations.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610351562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5. Shopping Cart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Configure the shopping-cart page.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Display selected product configurations and applicable pricing.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 quantity changes and product removal.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Check product subtotals, shipping, taxes, and order totals.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 that customers can proceed from the cart to checkout.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4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6093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6. Checkout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Configure the checkout page.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 the required billing and shipping fields.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Connect payment, shipping, and tax functionality.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Configure guest checkout, account checkout, or both, based on the existing platform and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CC Patio’s approved preference.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 required customer acknowledgment checkboxes using wording supplied and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by CC Patio.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Support acknowledgment of applicable terms, custom or made-to-order status,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lead-time statements, and final-sale or cancellation rules.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Store the customer’s acknowledgment with the order when supported by the ecommerce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platform.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 the complete checkout process.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 that completed orders are saved correctly.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Confirm that customers reach an order-confirmation page.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4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59716796875" w:line="199.92000102996826" w:lineRule="auto"/>
        <w:ind w:left="0" w:right="0" w:firstLine="0"/>
        <w:jc w:val="left"/>
        <w:rPr>
          <w:rFonts w:ascii="Roboto" w:cs="Roboto" w:eastAsia="Roboto" w:hAnsi="Roboto"/>
          <w:b w:val="1"/>
          <w:bCs w:val="1"/>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434343"/>
          <w:sz w:val="20"/>
          <w:szCs w:val="20"/>
          <w:u w:val="none"/>
          <w:shd w:fill="auto" w:val="clear"/>
          <w:vertAlign w:val="baseline"/>
          <w:rtl w:val="0"/>
        </w:rPr>
        <w:t xml:space="preserve">7. Policy Pages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2021484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add, format, publish, and link the following pages: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Terms and Conditions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Refund and Return Policy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Privacy Policy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Shipping Policy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 the approved wording to the website.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Apply basic formatting.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Publish the pages.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Link the pages in the appropriate website and checkout locations.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12109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5371093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2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1"/>
          <w:bCs w:val="1"/>
          <w:i w:val="0"/>
          <w:iCs w:val="0"/>
          <w:smallCaps w:val="0"/>
          <w:strike w:val="0"/>
          <w:color w:val="ff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ff0000"/>
          <w:sz w:val="20"/>
          <w:szCs w:val="20"/>
          <w:u w:val="none"/>
          <w:shd w:fill="auto" w:val="clear"/>
          <w:vertAlign w:val="baseline"/>
          <w:rtl w:val="0"/>
        </w:rPr>
        <w:t xml:space="preserve">CC Patio is responsible for providing the complete, final, and approved wording for all policy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1"/>
          <w:bCs w:val="1"/>
          <w:i w:val="0"/>
          <w:iCs w:val="0"/>
          <w:smallCaps w:val="0"/>
          <w:strike w:val="0"/>
          <w:color w:val="ff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ff0000"/>
          <w:sz w:val="20"/>
          <w:szCs w:val="20"/>
          <w:u w:val="none"/>
          <w:shd w:fill="auto" w:val="clear"/>
          <w:vertAlign w:val="baseline"/>
          <w:rtl w:val="0"/>
        </w:rPr>
        <w:t xml:space="preserve">pages.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not write the policies, provide legal advice, or determine whether the wording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satisfies legal or regulatory requirements.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6093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8. Staging, Backup, Deployment, and Testing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PrimeView will: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Create or confirm an available backup before deployment.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 the ecommerce functionality before launch.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Schedule deployment of the approved changes.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Deploy the approved website changes.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Provide an emergency rollback for deployment-related issues when technically possible.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Testing will include: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selections and required fields.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and upgrade pricing.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Conditional add-on rules.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 to Cart functionality.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Shopping-cart calculations.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Checkout functionality.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Successful and unsuccessful payment attempts.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Tax calculations.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Shipping integration.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New-order creation.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Order and configuration details.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Customer acknowledgment fields.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Desktop and mobile functionality.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Current versions of major browsers, including Chrome, Safari, Firefox, and Microsoft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Edge.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Basic functional accessibility checks.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Basic error handling for incomplete selections, payment failures, and checkout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submission. </w:t>
      </w:r>
    </w:p>
    <w:p w:rsidR="00000000" w:rsidDel="00000000" w:rsidP="00000000" w:rsidRDefault="00000000" w:rsidRPr="00000000" w14:paraId="000001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43.2598876953125" w:line="199.92000102996826" w:lineRule="auto"/>
        <w:ind w:left="72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Joint Integration Testing: PrimeView must conduct end-to-end testing alongside VividWorks to ensure a customer can configure an item in 3D, add it to the WooCommerce cart, and check out successfully with accurate pricing and SKUs. </w:t>
      </w:r>
    </w:p>
    <w:p w:rsidR="00000000" w:rsidDel="00000000" w:rsidP="00000000" w:rsidRDefault="00000000" w:rsidRPr="00000000" w14:paraId="000001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E2E Webhook Validation: PrimeView must prove that completed WooCommerce orders successfully fire standard JSON webhooks containing the VividWorks-generated Master SKUs and customer metadata without dropping data.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right="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right="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8a: Mandatory Load Testing Protocol: </w:t>
      </w:r>
    </w:p>
    <w:p w:rsidR="00000000" w:rsidDel="00000000" w:rsidP="00000000" w:rsidRDefault="00000000" w:rsidRPr="00000000" w14:paraId="000001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43.2598876953125" w:line="199.92000102996826" w:lineRule="auto"/>
        <w:ind w:left="72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PrimeView must execute a formal concurrent load-testing program (e.g., utilizing k6, Artillery, or equivalent) to simulate uncached user traffic, specifically targeting dynamic "Add to Cart" and "Checkout" actions. This protocol must be executed at two distinct milestones: </w:t>
      </w:r>
    </w:p>
    <w:p w:rsidR="00000000" w:rsidDel="00000000" w:rsidP="00000000" w:rsidRDefault="00000000" w:rsidRPr="00000000" w14:paraId="000001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144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Baseline Infrastructure Audit (Within 48 Hours of Signing): </w:t>
      </w:r>
    </w:p>
    <w:p w:rsidR="00000000" w:rsidDel="00000000" w:rsidP="00000000" w:rsidRDefault="00000000" w:rsidRPr="00000000" w14:paraId="0000013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216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Within 48 hours of contract execution, PrimeView must spin up a 1:1 staging clone of the </w:t>
      </w:r>
      <w:r w:rsidDel="00000000" w:rsidR="00000000" w:rsidRPr="00000000">
        <w:rPr>
          <w:rFonts w:ascii="Roboto" w:cs="Roboto" w:eastAsia="Roboto" w:hAnsi="Roboto"/>
          <w:i w:val="1"/>
          <w:iCs w:val="1"/>
          <w:sz w:val="20"/>
          <w:szCs w:val="20"/>
          <w:rtl w:val="0"/>
        </w:rPr>
        <w:t xml:space="preserve">existing</w:t>
      </w:r>
      <w:r w:rsidDel="00000000" w:rsidR="00000000" w:rsidRPr="00000000">
        <w:rPr>
          <w:rFonts w:ascii="Roboto" w:cs="Roboto" w:eastAsia="Roboto" w:hAnsi="Roboto"/>
          <w:sz w:val="20"/>
          <w:szCs w:val="20"/>
          <w:rtl w:val="0"/>
        </w:rPr>
        <w:t xml:space="preserve"> website on identical hardware to the production environment. PrimeView must execute the load test to establish the current infrastructure's baseline capacity, identifying the exact concurrent user count at which PHP worker exhaustion or 500 Internal Server Errors occur. The results of this baseline test must be delivered to CC Patio. </w:t>
      </w:r>
    </w:p>
    <w:p w:rsidR="00000000" w:rsidDel="00000000" w:rsidP="00000000" w:rsidRDefault="00000000" w:rsidRPr="00000000" w14:paraId="0000013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1440" w:right="0" w:hanging="360"/>
        <w:jc w:val="left"/>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Pre-Deployment Verification (Before Going Live):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3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beforeAutospacing="0" w:line="199.92000102996826" w:lineRule="auto"/>
        <w:ind w:left="216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deploying the new scope of work to the live production environment, PrimeView must execute the identical load-testing script on the updated staging environment containing the WooCommerce, VividWorks, and integration modifications. PrimeView must prove the server architecture can sustain the targeted concurrent checkout load without failure or database lockups before final deployment approval is granted by CC Patio.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Testing does not guarantee compatibility with every device, browser version, extension,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third-party configuration, or customer network environment.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 10</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355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6557617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Implementation Timeline</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estimated implementation schedule is approximately six weeks after all required project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materials and access have been received. </w:t>
      </w:r>
    </w:p>
    <w:tbl>
      <w:tblPr>
        <w:tblStyle w:val="Table1"/>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gridCol w:w="2040.0006103515625"/>
        <w:tblGridChange w:id="0">
          <w:tblGrid>
            <w:gridCol w:w="6720"/>
            <w:gridCol w:w="2040.00061035156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Milestone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Target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Kickoff and access confirmation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Week 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worksheet review and initial product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Week 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template and initial product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Week 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Remaining product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Weeks 2–4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Payment, tax, and freight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Weeks 3–4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799255371093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Internal testing and corrections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Week 5</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Final launch preparation and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Week 6</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schedule begins after PrimeView receives: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signed agreement and required payment.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Complete product data.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product option and pricing rules.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policy content.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Shipping and payment credentials.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Tax instructions.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Third-party platform access.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Required client decisions and approvals.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Client delays, incomplete information, revised product rules, account-approval delays, 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third-party technical issues may change the target schedule.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59716796875" w:line="199.92000102996826" w:lineRule="auto"/>
        <w:ind w:left="0" w:right="0" w:firstLine="0"/>
        <w:jc w:val="left"/>
        <w:rPr>
          <w:rFonts w:ascii="Roboto" w:cs="Roboto" w:eastAsia="Roboto" w:hAnsi="Roboto"/>
          <w:b w:val="1"/>
          <w:bCs w:val="1"/>
          <w:i w:val="0"/>
          <w:iCs w:val="0"/>
          <w:smallCaps w:val="0"/>
          <w:strike w:val="0"/>
          <w:color w:val="0b5394"/>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Investment</w:t>
      </w:r>
    </w:p>
    <w:tbl>
      <w:tblPr>
        <w:tblStyle w:val="Table2"/>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Hours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Product-page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Freight and shipping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Payment setup and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Tax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Shopping cart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Checkout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Policy pages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98876953125"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Testing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6004028320312"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Base Project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98876953125"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6004028320312"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47</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del w:author="Robert Gutierrez" w:id="1" w:date="2026-09-10T15:38:24Z"/>
          <w:rFonts w:ascii="Arial" w:cs="Arial" w:eastAsia="Arial" w:hAnsi="Arial"/>
          <w:b w:val="0"/>
          <w:bCs w:val="0"/>
          <w:i w:val="0"/>
          <w:iCs w:val="0"/>
          <w:smallCaps w:val="0"/>
          <w:strike w:val="0"/>
          <w:color w:val="000000"/>
          <w:sz w:val="20"/>
          <w:szCs w:val="20"/>
          <w:u w:val="none"/>
          <w:shd w:fill="auto" w:val="clear"/>
          <w:vertAlign w:val="baseline"/>
        </w:rPr>
      </w:pPr>
      <w:del w:author="Robert Gutierrez" w:id="1" w:date="2026-09-10T15:38:24Z">
        <w:r w:rsidDel="00000000" w:rsidR="00000000" w:rsidRPr="00000000">
          <w:rPr>
            <w:rtl w:val="0"/>
          </w:rPr>
        </w:r>
      </w:del>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355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tbl>
      <w:tblPr>
        <w:tblStyle w:val="Table3"/>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Standard product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 estimated hour per product</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6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4260"/>
        <w:tblGridChange w:id="0">
          <w:tblGrid>
            <w:gridCol w:w="5340"/>
            <w:gridCol w:w="42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279052734375" w:firstLine="0"/>
              <w:jc w:val="righ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Number of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Estimated Total</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48 hours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2.15454101562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52 hours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0.3768920898438"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7.32788085937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57 hours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0.3768920898438"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15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62 hours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0.3768920898438"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20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67 hours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0.3768920898438"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25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72 hours</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PROJECT INVESTMENT: $5,760–$8,640*</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Third-Party Plugin and Service Costs: To Be Determined</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Payment Terms:</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189941406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Client will pay an initial deposit of </w:t>
      </w:r>
      <w:r w:rsidDel="00000000" w:rsidR="00000000" w:rsidRPr="00000000">
        <w:rPr>
          <w:rFonts w:ascii="Roboto" w:cs="Roboto" w:eastAsia="Roboto" w:hAnsi="Roboto"/>
          <w:b w:val="1"/>
          <w:bCs w:val="1"/>
          <w:i w:val="1"/>
          <w:iCs w:val="1"/>
          <w:smallCaps w:val="0"/>
          <w:strike w:val="0"/>
          <w:color w:val="434343"/>
          <w:sz w:val="20"/>
          <w:szCs w:val="20"/>
          <w:u w:val="none"/>
          <w:shd w:fill="auto" w:val="clear"/>
          <w:vertAlign w:val="baseline"/>
          <w:rtl w:val="0"/>
        </w:rPr>
        <w:t xml:space="preserve">$2,000 upon signing</w:t>
      </w: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 The remaining approved project balance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1"/>
          <w:bCs w:val="1"/>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will be divided into </w:t>
      </w:r>
      <w:r w:rsidDel="00000000" w:rsidR="00000000" w:rsidRPr="00000000">
        <w:rPr>
          <w:rFonts w:ascii="Roboto" w:cs="Roboto" w:eastAsia="Roboto" w:hAnsi="Roboto"/>
          <w:b w:val="1"/>
          <w:bCs w:val="1"/>
          <w:i w:val="1"/>
          <w:iCs w:val="1"/>
          <w:smallCaps w:val="0"/>
          <w:strike w:val="0"/>
          <w:color w:val="434343"/>
          <w:sz w:val="20"/>
          <w:szCs w:val="20"/>
          <w:u w:val="none"/>
          <w:shd w:fill="auto" w:val="clear"/>
          <w:vertAlign w:val="baseline"/>
          <w:rtl w:val="0"/>
        </w:rPr>
        <w:t xml:space="preserve">six equal monthly installments</w:t>
      </w: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 with the first installment due </w:t>
      </w:r>
      <w:r w:rsidDel="00000000" w:rsidR="00000000" w:rsidRPr="00000000">
        <w:rPr>
          <w:rFonts w:ascii="Roboto" w:cs="Roboto" w:eastAsia="Roboto" w:hAnsi="Roboto"/>
          <w:b w:val="1"/>
          <w:bCs w:val="1"/>
          <w:i w:val="1"/>
          <w:iCs w:val="1"/>
          <w:smallCaps w:val="0"/>
          <w:strike w:val="0"/>
          <w:color w:val="434343"/>
          <w:sz w:val="20"/>
          <w:szCs w:val="20"/>
          <w:u w:val="none"/>
          <w:shd w:fill="auto" w:val="clear"/>
          <w:vertAlign w:val="baseline"/>
          <w:rtl w:val="0"/>
        </w:rPr>
        <w:t xml:space="preserve">30 days after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1"/>
          <w:bCs w:val="1"/>
          <w:i w:val="1"/>
          <w:iCs w:val="1"/>
          <w:smallCaps w:val="0"/>
          <w:strike w:val="0"/>
          <w:color w:val="434343"/>
          <w:sz w:val="20"/>
          <w:szCs w:val="20"/>
          <w:u w:val="none"/>
          <w:shd w:fill="auto" w:val="clear"/>
          <w:vertAlign w:val="baseline"/>
          <w:rtl w:val="0"/>
        </w:rPr>
        <w:t xml:space="preserve">signing </w:t>
      </w: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and subsequent installments due monthly thereafter.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272.6181793212890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Third-party plugin, software, licensing, subscription, transaction, and service fees are not included in these installment amounts and will be billed or purchased separately. </w:t>
      </w:r>
    </w:p>
    <w:tbl>
      <w:tblPr>
        <w:tblStyle w:val="Table5"/>
        <w:tblW w:w="91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280"/>
        <w:gridCol w:w="3540"/>
        <w:tblGridChange w:id="0">
          <w:tblGrid>
            <w:gridCol w:w="3300"/>
            <w:gridCol w:w="2280"/>
            <w:gridCol w:w="354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Approved Project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8623046875" w:firstLine="0"/>
              <w:jc w:val="righ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Initial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Six Monthly Installments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800354003906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$626.67 each</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800354003906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$1,106.67 each</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Installment amounts shown above are examples at the low and high ends of the approved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project range. The actual monthly installment will be calculated from the final approved project total after the number of products is confirmed.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The final project investment will be determined by the number of approved products selected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before kickoff. The resulting amount will serve as the approved project budget for the scope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described in this proposal. PrimeView will not exceed the approved budget without written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authorization from CC Patio.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Third-party plugin, licensing, subscription, transaction, and service fees are not included in the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project investment and will be purchased or billed separately.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0602416992188" w:line="199.92000102996826" w:lineRule="auto"/>
        <w:ind w:left="0" w:right="0" w:firstLine="0"/>
        <w:jc w:val="left"/>
        <w:rPr>
          <w:rFonts w:ascii="Roboto" w:cs="Roboto" w:eastAsia="Roboto" w:hAnsi="Roboto"/>
          <w:i w:val="1"/>
          <w:iCs w:val="1"/>
          <w:color w:val="434343"/>
          <w:sz w:val="20"/>
          <w:szCs w:val="20"/>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0602416992188" w:line="199.92000102996826" w:lineRule="auto"/>
        <w:ind w:left="0" w:right="0" w:firstLine="0"/>
        <w:jc w:val="left"/>
        <w:rPr>
          <w:rFonts w:ascii="Roboto" w:cs="Roboto" w:eastAsia="Roboto" w:hAnsi="Roboto"/>
          <w:i w:val="1"/>
          <w:iCs w:val="1"/>
          <w:color w:val="434343"/>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355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6557617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Project Assumptions and Conditions</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899414062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The estimated hours and project cost are based on the scope described in this proposal and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assume that CC Patio provides all required product information, pricing, images, option rules,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354.4036388397217"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account access, policy content, shipping information, and approvals before the applicable work begins.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8989257812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The estimated project range of </w:t>
      </w:r>
      <w:r w:rsidDel="00000000" w:rsidR="00000000" w:rsidRPr="00000000">
        <w:rPr>
          <w:rFonts w:ascii="Roboto" w:cs="Roboto" w:eastAsia="Roboto" w:hAnsi="Roboto"/>
          <w:b w:val="1"/>
          <w:bCs w:val="1"/>
          <w:i w:val="0"/>
          <w:iCs w:val="0"/>
          <w:smallCaps w:val="0"/>
          <w:strike w:val="0"/>
          <w:color w:val="434343"/>
          <w:sz w:val="20"/>
          <w:szCs w:val="20"/>
          <w:u w:val="none"/>
          <w:shd w:fill="auto" w:val="clear"/>
          <w:vertAlign w:val="baseline"/>
          <w:rtl w:val="0"/>
        </w:rPr>
        <w:t xml:space="preserve">48–72 development hours </w:t>
      </w: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is achievable provided that: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049804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Required information and account access are delivered without delay.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Product details are complete and accurate before product setup begins.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Feedback and approvals are provided promptly.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No additional functionality is requested after the project begins.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Revisions remain within the scope described in this proposal.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Third-party systems and plugins function as documented by their providers.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60498046875" w:line="354.4036388397217"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Client delays, incomplete information, changes to previously approved work, additional revision requests, third-party technical issues, or newly requested functionality may increase the total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989257812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project hours and affect the completion schedule.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0498046875" w:line="354.4036388397217"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PrimeView will notify CC Patio in writing before performing work that is expected to exceed the approved project budget.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59716796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Design and Visual Revisions</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2021484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This proposal does not include website redesign, custom graphic design, branding, creative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354.4036388397217"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direction, or visual revisions beyond the basic formatting required to implement the online store functionality.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89892578125" w:line="354.4036388397217"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product-page template, shopping cart, checkout, and policy pages will be configured within the website’s existing design system and theme.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89892578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Requests involving layout redesign, custom styling, new visual concepts, image editing,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354.4036388397217"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branding changes, or revisions based primarily on visual preference will be considered outside the current scope and billed at PrimeView’s standard hourly rate after written approval.</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900939941406"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900939941406"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900939941406"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900939941406"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355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6557617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Third-Party Plugins and Service Fees</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18994140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project cost listed in this proposal covers PrimeView’s labor for configuring, connecting,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and testing the approved ecommerce, shipping, payment, and related website systems.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Third-party costs are not included in the project price. These may include: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Shipping or freight plugins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Payment gateway plugins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NMI account or transaction fees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Carrier account fees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Ecommerce extensions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Software subscriptions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Licensing fees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Setup, renewal, or usage charges assessed by third-party providers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final third-party plugin and service costs are currently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to be determined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because the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specific systems and subscription plans have not yet been selected or approved.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CC Patio is responsible for purchasing and maintaining all required third-party accounts,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licenses, subscriptions, and services. PrimeView will provide recommendations when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appropriate, but third-party pricing, availability, functionality, and support are controlled by the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applicable provider and may change without notice.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598876953125" w:line="354.4036388397217"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Any additional PrimeView time required because of third-party limitations, compatibility issues, provider support delays, account approval delays, or changes to the selected system will be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9892578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billed separately after written approval.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897216796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Included and Excluded Ecommerce Functions</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20214843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Included When Supported by the Approved Platform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Existing product SKUs supplied by CC Patio, when applicable.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Guest checkout, account checkout, or both, as approved.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Made-to-order and production lead-time wording supplied by CC Patio.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local-pickup or white-glove delivery choices.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Basic ecommerce purchase and checkout tracking when existing analytics systems are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properly installed.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Basic product titles, metadata, and structured product information.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Basic functional accessibility testing.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Customer acceptance of approved terms during checkout.</w:t>
      </w:r>
    </w:p>
    <w:p w:rsidR="00000000" w:rsidDel="00000000" w:rsidP="00000000" w:rsidRDefault="00000000" w:rsidRPr="00000000" w14:paraId="000001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43.260040283203125" w:line="199.92000102996826" w:lineRule="auto"/>
        <w:ind w:left="72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Support for the VividWorks 3D Configurator plugin/embed on product pages, including cart data handoff. </w:t>
      </w:r>
    </w:p>
    <w:p w:rsidR="00000000" w:rsidDel="00000000" w:rsidP="00000000" w:rsidRDefault="00000000" w:rsidRPr="00000000" w14:paraId="000001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Configuration of standard WooCommerce webhooks (</w:t>
      </w:r>
      <w:r w:rsidDel="00000000" w:rsidR="00000000" w:rsidRPr="00000000">
        <w:rPr>
          <w:rFonts w:ascii="Roboto Mono" w:cs="Roboto Mono" w:eastAsia="Roboto Mono" w:hAnsi="Roboto Mono"/>
          <w:color w:val="188038"/>
          <w:sz w:val="20"/>
          <w:szCs w:val="20"/>
          <w:rtl w:val="0"/>
        </w:rPr>
        <w:t xml:space="preserve">order.created</w:t>
      </w:r>
      <w:r w:rsidDel="00000000" w:rsidR="00000000" w:rsidRPr="00000000">
        <w:rPr>
          <w:rFonts w:ascii="Roboto" w:cs="Roboto" w:eastAsia="Roboto" w:hAnsi="Roboto"/>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order.updated</w:t>
      </w:r>
      <w:r w:rsidDel="00000000" w:rsidR="00000000" w:rsidRPr="00000000">
        <w:rPr>
          <w:rFonts w:ascii="Roboto" w:cs="Roboto" w:eastAsia="Roboto" w:hAnsi="Roboto"/>
          <w:sz w:val="20"/>
          <w:szCs w:val="20"/>
          <w:rtl w:val="0"/>
        </w:rPr>
        <w:t xml:space="preserve">) to transmit a complete JSON payload containing exact Master SKUs and line-item metadata to CC Patio's external endpoints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600891113281"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color w:val="0b5394"/>
          <w:sz w:val="20"/>
          <w:szCs w:val="20"/>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355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tax treatment supported by the selected system.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Full-payment checkout through NMI.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Approved shipment and tracking connection supported by the shipping platform.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60498046875" w:line="199.92000102996826"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Excluded Unless Added Through Written Change Approval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Coupon-code strategy or campaign setup.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Gift cards.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Abandoned-cart automation.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Financing.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Deposit or installment-payment functionality for customer checkout.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Trade-program pricing portals.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Fabric-swatch ordering systems.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Advanced product filtering or search redesign.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Advanced inventory or production-management systems.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Custom sectional-building tools.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Automated manufacturing workflows.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Order editing after payment.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Partial-shipment workflows.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Advanced analytics or advertising-event configuration.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Custom SEO campaigns.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Custom accessibility remediation.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Custom integration with accounting, ERP, CRM, or production systems.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Project Outcomes</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20214843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Upon completion of the approved scope: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 Selected CC Patio products will be available for online purchase.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 Required product options cannot be skipped.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 Approved upgrade and add-on pricing will calculate consistently.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 Customer selections will remain attached to the completed order.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 CC Patio will receive the information required to review and fulfill the order.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603271484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Additional Hours and Change Control</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1990966796875" w:line="358.94725799560547"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This agreement establishes the process for work that exceeds the originally approved scope or estimated hours.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248535156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Additional hours may be required when: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CC Patio requests additional products, features, options, or functionality.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Product information or requirements change after setup has begun.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04028320312"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Previously approved work must be revised or rebuilt.</w:t>
      </w:r>
    </w:p>
    <w:p w:rsidR="00000000" w:rsidDel="00000000" w:rsidP="00000000" w:rsidRDefault="00000000" w:rsidRPr="00000000" w14:paraId="000002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33.26004028320312" w:line="199.92000102996826" w:lineRule="auto"/>
        <w:ind w:left="720" w:right="0" w:hanging="360"/>
        <w:jc w:val="left"/>
        <w:rPr>
          <w:rFonts w:ascii="Roboto" w:cs="Roboto" w:eastAsia="Roboto" w:hAnsi="Roboto"/>
          <w:sz w:val="20"/>
          <w:szCs w:val="20"/>
        </w:rPr>
      </w:pPr>
      <w:r w:rsidDel="00000000" w:rsidR="00000000" w:rsidRPr="00000000">
        <w:rPr>
          <w:rFonts w:ascii="Roboto" w:cs="Roboto" w:eastAsia="Roboto" w:hAnsi="Roboto"/>
          <w:rtl w:val="0"/>
        </w:rPr>
        <w:t xml:space="preserve">No additional hours will be billed for necessary baseline adjustments required to ensure the WooCommerce cart successfully receives data from VividWorks and successfully transmits that data via webhooks, as these are core requirements of the e-commerce foundation. </w:t>
      </w:r>
    </w:p>
    <w:p w:rsidR="00000000" w:rsidDel="00000000" w:rsidP="00000000" w:rsidRDefault="00000000" w:rsidRPr="00000000" w14:paraId="000002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To ensure long-term stability, PrimeView will cover the ongoing maintenance of the WooCommerce environment, plugin updates, monitoring of webhook delivery health, and maintaining compatibility with the VividWorks integration. PrimeView will assume long-term technical responsibility for the integrity of the WooCommerce platform as an inclusion of the current 5 hours monthly service agreement.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04028320312" w:line="199.92000102996826" w:lineRule="auto"/>
        <w:ind w:left="0" w:right="0" w:firstLine="0"/>
        <w:jc w:val="left"/>
        <w:rPr>
          <w:rFonts w:ascii="Roboto" w:cs="Roboto" w:eastAsia="Roboto" w:hAnsi="Roboto"/>
          <w:b w:val="1"/>
          <w:bCs w:val="1"/>
          <w:color w:val="0b5394"/>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04028320312"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CC Patio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E-Commerce Website Proposal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https://www.ccpatio.com/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355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e8eaed" w:val="clear"/>
          <w:vertAlign w:val="baseline"/>
          <w:rtl w:val="0"/>
        </w:rPr>
        <w:t xml:space="preserve">Sep 1, 2026</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35546875" w:line="199.92000102996826"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Additional visual or design revisions are requested.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Information, approvals, credentials, or account access are delayed.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Third-party plugins or service providers require additional configuration, troubleshooting,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or replacement.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Undisclosed technical issues are discovered within the existing website.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1"/>
          <w:bCs w:val="1"/>
          <w:color w:val="0b5394"/>
          <w:sz w:val="20"/>
          <w:szCs w:val="20"/>
          <w:u w:val="singl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199.92000102996826" w:lineRule="auto"/>
        <w:ind w:left="0" w:right="0" w:firstLine="0"/>
        <w:jc w:val="left"/>
        <w:rPr>
          <w:rFonts w:ascii="Roboto" w:cs="Roboto" w:eastAsia="Roboto" w:hAnsi="Roboto"/>
          <w:b w:val="1"/>
          <w:bCs w:val="1"/>
          <w:i w:val="0"/>
          <w:iCs w:val="0"/>
          <w:smallCaps w:val="0"/>
          <w:strike w:val="0"/>
          <w:color w:val="0b5394"/>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b5394"/>
          <w:sz w:val="20"/>
          <w:szCs w:val="20"/>
          <w:u w:val="single"/>
          <w:shd w:fill="auto" w:val="clear"/>
          <w:vertAlign w:val="baseline"/>
          <w:rtl w:val="0"/>
        </w:rPr>
        <w:t xml:space="preserve">Client Approval</w:t>
      </w:r>
      <w:r w:rsidDel="00000000" w:rsidR="00000000" w:rsidRPr="00000000">
        <w:rPr>
          <w:rFonts w:ascii="Roboto" w:cs="Roboto" w:eastAsia="Roboto" w:hAnsi="Roboto"/>
          <w:b w:val="1"/>
          <w:bCs w:val="1"/>
          <w:i w:val="0"/>
          <w:iCs w:val="0"/>
          <w:smallCaps w:val="0"/>
          <w:strike w:val="0"/>
          <w:color w:val="0b5394"/>
          <w:sz w:val="20"/>
          <w:szCs w:val="20"/>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37.4049949645996" w:lineRule="auto"/>
        <w:ind w:left="0" w:right="0" w:firstLine="0"/>
        <w:jc w:val="left"/>
        <w:rPr>
          <w:rFonts w:ascii="Roboto" w:cs="Roboto" w:eastAsia="Roboto" w:hAnsi="Roboto"/>
          <w:b w:val="0"/>
          <w:bCs w:val="0"/>
          <w:i w:val="1"/>
          <w:iCs w:val="1"/>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434343"/>
          <w:sz w:val="20"/>
          <w:szCs w:val="20"/>
          <w:u w:val="none"/>
          <w:shd w:fill="auto" w:val="clear"/>
          <w:vertAlign w:val="baseline"/>
          <w:rtl w:val="0"/>
        </w:rPr>
        <w:t xml:space="preserve">This agreement outlines the terms for billing any project hours that exceed the initially agreed-upon scope. Should the total hours required to complete the project exceed the hours estimated in the original agreement, the Client agrees to compensate the Service Provider at the hourly rate. PrimeView will notify the Client in writing if the project is expected to exceed the estimated hours, and no additional work will be performed until written approval is received from the Client. Overage hours will be invoiced separately by PrimeView to CC Patio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1403808593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Sign Name: _____________________ Title: _____________________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2065429687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0"/>
          <w:szCs w:val="20"/>
          <w:u w:val="none"/>
          <w:shd w:fill="auto" w:val="clear"/>
          <w:vertAlign w:val="baseline"/>
          <w:rtl w:val="0"/>
        </w:rPr>
        <w:t xml:space="preserve">Print Name: _____________________ Date: _____________________</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5196533203125" w:line="199.92000102996826" w:lineRule="auto"/>
        <w:ind w:left="0" w:right="0" w:firstLine="0"/>
        <w:jc w:val="left"/>
        <w:rPr>
          <w:rFonts w:ascii="Roboto" w:cs="Roboto" w:eastAsia="Roboto" w:hAnsi="Roboto"/>
          <w:b w:val="0"/>
          <w:bCs w:val="0"/>
          <w:i w:val="0"/>
          <w:iCs w:val="0"/>
          <w:smallCaps w:val="0"/>
          <w:strike w:val="0"/>
          <w:color w:val="434343"/>
          <w:sz w:val="20"/>
          <w:szCs w:val="20"/>
          <w:u w:val="none"/>
          <w:shd w:fill="auto" w:val="clear"/>
          <w:vertAlign w:val="baseline"/>
        </w:rPr>
      </w:pPr>
      <w:r w:rsidDel="00000000" w:rsidR="00000000" w:rsidRPr="00000000">
        <w:rPr>
          <w:rtl w:val="0"/>
        </w:rPr>
      </w:r>
    </w:p>
    <w:sectPr>
      <w:pgSz w:h="20160" w:w="12240" w:orient="portrait"/>
      <w:pgMar w:bottom="105" w:top="1292.19970703125" w:left="720" w:right="11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