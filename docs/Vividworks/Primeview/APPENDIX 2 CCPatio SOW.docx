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361"/>
        <w:gridCol w:w="4654"/>
        <w:tblGridChange w:id="0">
          <w:tblGrid>
            <w:gridCol w:w="4361"/>
            <w:gridCol w:w="4654"/>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bottom w:w="285.0" w:type="dxa"/>
            </w:tcMar>
            <w:vAlign w:val="center"/>
          </w:tcPr>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90543" cy="539439"/>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90543" cy="539439"/>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bottom w:w="285.0" w:type="dxa"/>
            </w:tcMar>
            <w:vAlign w:val="bottom"/>
          </w:tcPr>
          <w:p w:rsidR="00000000" w:rsidDel="00000000" w:rsidP="00000000" w:rsidRDefault="00000000" w:rsidRPr="00000000" w14:paraId="00000003">
            <w:pPr>
              <w:spacing w:line="180" w:lineRule="auto"/>
              <w:ind w:firstLine="0"/>
              <w:jc w:val="both"/>
              <w:rPr>
                <w:rFonts w:ascii="Calibri" w:cs="Calibri" w:eastAsia="Calibri" w:hAnsi="Calibri"/>
                <w:b w:val="1"/>
                <w:bCs w:val="1"/>
                <w:color w:val="102c42"/>
                <w:sz w:val="80"/>
                <w:szCs w:val="80"/>
              </w:rPr>
            </w:pPr>
            <w:r w:rsidDel="00000000" w:rsidR="00000000" w:rsidRPr="00000000">
              <w:rPr>
                <w:rFonts w:ascii="Calibri" w:cs="Calibri" w:eastAsia="Calibri" w:hAnsi="Calibri"/>
                <w:b w:val="1"/>
                <w:bCs w:val="1"/>
                <w:color w:val="102c42"/>
                <w:sz w:val="80"/>
                <w:szCs w:val="80"/>
                <w:rtl w:val="0"/>
              </w:rPr>
              <w:t xml:space="preserve">Statement of work  </w:t>
            </w:r>
          </w:p>
        </w:tc>
      </w:tr>
    </w:tbl>
    <w:p w:rsidR="00000000" w:rsidDel="00000000" w:rsidP="00000000" w:rsidRDefault="00000000" w:rsidRPr="00000000" w14:paraId="00000004">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820"/>
        <w:tblGridChange w:id="0">
          <w:tblGrid>
            <w:gridCol w:w="8820"/>
          </w:tblGrid>
        </w:tblGridChange>
      </w:tblGrid>
      <w:tr>
        <w:trPr>
          <w:cantSplit w:val="0"/>
          <w:trHeight w:val="300" w:hRule="atLeast"/>
          <w:tblHeader w:val="0"/>
        </w:trPr>
        <w:tc>
          <w:tcPr>
            <w:tcMar>
              <w:bottom w:w="285.0" w:type="dxa"/>
            </w:tcMar>
            <w:vAlign w:val="center"/>
          </w:tcPr>
          <w:p w:rsidR="00000000" w:rsidDel="00000000" w:rsidP="00000000" w:rsidRDefault="00000000" w:rsidRPr="00000000" w14:paraId="00000005">
            <w:pPr>
              <w:spacing w:after="120" w:before="24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102c42"/>
                <w:sz w:val="22"/>
                <w:szCs w:val="22"/>
                <w:rtl w:val="0"/>
              </w:rPr>
              <w:t xml:space="preserve">CUSTOMER:</w:t>
            </w:r>
            <w:r w:rsidDel="00000000" w:rsidR="00000000" w:rsidRPr="00000000">
              <w:rPr>
                <w:rFonts w:ascii="Calibri" w:cs="Calibri" w:eastAsia="Calibri" w:hAnsi="Calibri"/>
                <w:b w:val="1"/>
                <w:bCs w:val="1"/>
                <w:color w:val="ff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CCPatio</w:t>
            </w:r>
          </w:p>
          <w:p w:rsidR="00000000" w:rsidDel="00000000" w:rsidP="00000000" w:rsidRDefault="00000000" w:rsidRPr="00000000" w14:paraId="00000006">
            <w:pPr>
              <w:ind w:left="284" w:firstLine="0"/>
              <w:rPr>
                <w:rFonts w:ascii="Calibri" w:cs="Calibri" w:eastAsia="Calibri" w:hAnsi="Calibri"/>
                <w:color w:val="102c42"/>
                <w:sz w:val="22"/>
                <w:szCs w:val="22"/>
              </w:rPr>
            </w:pPr>
            <w:r w:rsidDel="00000000" w:rsidR="00000000" w:rsidRPr="00000000">
              <w:rPr>
                <w:rFonts w:ascii="Calibri" w:cs="Calibri" w:eastAsia="Calibri" w:hAnsi="Calibri"/>
                <w:b w:val="1"/>
                <w:bCs w:val="1"/>
                <w:color w:val="102c42"/>
                <w:sz w:val="22"/>
                <w:szCs w:val="22"/>
                <w:rtl w:val="0"/>
              </w:rPr>
              <w:t xml:space="preserve">PROJECT</w:t>
            </w:r>
            <w:r w:rsidDel="00000000" w:rsidR="00000000" w:rsidRPr="00000000">
              <w:rPr>
                <w:rFonts w:ascii="Calibri" w:cs="Calibri" w:eastAsia="Calibri" w:hAnsi="Calibri"/>
                <w:color w:val="102c42"/>
                <w:sz w:val="22"/>
                <w:szCs w:val="22"/>
                <w:rtl w:val="0"/>
              </w:rPr>
              <w:t xml:space="preserve">: CCPatio 3D Product Configurator and 3D Room Planner</w:t>
            </w:r>
          </w:p>
          <w:p w:rsidR="00000000" w:rsidDel="00000000" w:rsidP="00000000" w:rsidRDefault="00000000" w:rsidRPr="00000000" w14:paraId="00000007">
            <w:pPr>
              <w:rPr>
                <w:rFonts w:ascii="Calibri" w:cs="Calibri" w:eastAsia="Calibri" w:hAnsi="Calibri"/>
                <w:color w:val="102c42"/>
                <w:sz w:val="22"/>
                <w:szCs w:val="22"/>
              </w:rPr>
            </w:pPr>
            <w:r w:rsidDel="00000000" w:rsidR="00000000" w:rsidRPr="00000000">
              <w:rPr>
                <w:rFonts w:ascii="Calibri" w:cs="Calibri" w:eastAsia="Calibri" w:hAnsi="Calibri"/>
                <w:b w:val="1"/>
                <w:bCs w:val="1"/>
                <w:color w:val="102c42"/>
                <w:sz w:val="22"/>
                <w:szCs w:val="22"/>
                <w:rtl w:val="0"/>
              </w:rPr>
              <w:t xml:space="preserve">DATE</w:t>
            </w:r>
            <w:r w:rsidDel="00000000" w:rsidR="00000000" w:rsidRPr="00000000">
              <w:rPr>
                <w:rFonts w:ascii="Calibri" w:cs="Calibri" w:eastAsia="Calibri" w:hAnsi="Calibri"/>
                <w:color w:val="102c42"/>
                <w:sz w:val="22"/>
                <w:szCs w:val="22"/>
                <w:rtl w:val="0"/>
              </w:rPr>
              <w:t xml:space="preserve">: September 3</w:t>
            </w:r>
            <w:r w:rsidDel="00000000" w:rsidR="00000000" w:rsidRPr="00000000">
              <w:rPr>
                <w:rFonts w:ascii="Calibri" w:cs="Calibri" w:eastAsia="Calibri" w:hAnsi="Calibri"/>
                <w:color w:val="102c42"/>
                <w:sz w:val="22"/>
                <w:szCs w:val="22"/>
                <w:vertAlign w:val="superscript"/>
                <w:rtl w:val="0"/>
              </w:rPr>
              <w:t xml:space="preserve">rd</w:t>
            </w:r>
            <w:r w:rsidDel="00000000" w:rsidR="00000000" w:rsidRPr="00000000">
              <w:rPr>
                <w:rFonts w:ascii="Calibri" w:cs="Calibri" w:eastAsia="Calibri" w:hAnsi="Calibri"/>
                <w:color w:val="102c42"/>
                <w:sz w:val="22"/>
                <w:szCs w:val="22"/>
                <w:rtl w:val="0"/>
              </w:rPr>
              <w:t xml:space="preserve">, </w:t>
            </w:r>
            <w:r w:rsidDel="00000000" w:rsidR="00000000" w:rsidRPr="00000000">
              <w:rPr>
                <w:rFonts w:ascii="Calibri" w:cs="Calibri" w:eastAsia="Calibri" w:hAnsi="Calibri"/>
                <w:color w:val="000000"/>
                <w:sz w:val="22"/>
                <w:szCs w:val="22"/>
                <w:rtl w:val="0"/>
              </w:rPr>
              <w:t xml:space="preserve">2026</w:t>
            </w:r>
            <w:r w:rsidDel="00000000" w:rsidR="00000000" w:rsidRPr="00000000">
              <w:rPr>
                <w:rtl w:val="0"/>
              </w:rPr>
            </w:r>
          </w:p>
        </w:tc>
      </w:tr>
    </w:tbl>
    <w:p w:rsidR="00000000" w:rsidDel="00000000" w:rsidP="00000000" w:rsidRDefault="00000000" w:rsidRPr="00000000" w14:paraId="00000008">
      <w:pPr>
        <w:spacing w:after="0" w:lineRule="auto"/>
        <w:ind w:firstLine="0"/>
        <w:rPr/>
      </w:pPr>
      <w:r w:rsidDel="00000000" w:rsidR="00000000" w:rsidRPr="00000000">
        <w:rPr>
          <w:rtl w:val="0"/>
        </w:rPr>
      </w:r>
    </w:p>
    <w:p w:rsidR="00000000" w:rsidDel="00000000" w:rsidP="00000000" w:rsidRDefault="00000000" w:rsidRPr="00000000" w14:paraId="00000009">
      <w:pPr>
        <w:shd w:fill="1a5080" w:val="clear"/>
        <w:spacing w:after="0" w:line="259" w:lineRule="auto"/>
        <w:ind w:firstLine="0"/>
        <w:rPr>
          <w:color w:val="ffffff"/>
          <w:sz w:val="28"/>
          <w:szCs w:val="28"/>
        </w:rPr>
      </w:pPr>
      <w:r w:rsidDel="00000000" w:rsidR="00000000" w:rsidRPr="00000000">
        <w:rPr>
          <w:color w:val="ffffff"/>
          <w:sz w:val="28"/>
          <w:szCs w:val="28"/>
          <w:rtl w:val="0"/>
        </w:rPr>
        <w:t xml:space="preserve">PREAMBLE</w:t>
      </w:r>
    </w:p>
    <w:p w:rsidR="00000000" w:rsidDel="00000000" w:rsidP="00000000" w:rsidRDefault="00000000" w:rsidRPr="00000000" w14:paraId="0000000A">
      <w:pPr>
        <w:spacing w:after="0" w:line="259" w:lineRule="auto"/>
        <w:ind w:firstLine="0"/>
        <w:rPr/>
      </w:pPr>
      <w:r w:rsidDel="00000000" w:rsidR="00000000" w:rsidRPr="00000000">
        <w:rPr>
          <w:rtl w:val="0"/>
        </w:rPr>
      </w:r>
    </w:p>
    <w:p w:rsidR="00000000" w:rsidDel="00000000" w:rsidP="00000000" w:rsidRDefault="00000000" w:rsidRPr="00000000" w14:paraId="0000000B">
      <w:pPr>
        <w:spacing w:after="0" w:line="276" w:lineRule="auto"/>
        <w:ind w:firstLine="0"/>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This Statement of Work (“SOW”) is subject to the terms and conditions contained in the General Terms of Services (“General Terms”) between the parties and is made a part thereof. Any term not otherwise defined herein shall have the meaning specified in the General Terms. </w:t>
      </w:r>
    </w:p>
    <w:p w:rsidR="00000000" w:rsidDel="00000000" w:rsidP="00000000" w:rsidRDefault="00000000" w:rsidRPr="00000000" w14:paraId="0000000C">
      <w:pPr>
        <w:spacing w:after="0" w:line="276" w:lineRule="auto"/>
        <w:ind w:firstLine="0"/>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This SOW is a contractually binding document, and it is accepted in its entirety with signatures on the main contract.</w:t>
      </w:r>
    </w:p>
    <w:p w:rsidR="00000000" w:rsidDel="00000000" w:rsidP="00000000" w:rsidRDefault="00000000" w:rsidRPr="00000000" w14:paraId="0000000D">
      <w:pPr>
        <w:spacing w:after="0" w:line="276" w:lineRule="auto"/>
        <w:ind w:firstLine="0"/>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Items marked as To Be Defined (“TBD”) in the SOW shall be fulfilled jointly together with both Customer and Supplier at the latest at the time of first kick-off meeting.</w:t>
      </w:r>
    </w:p>
    <w:p w:rsidR="00000000" w:rsidDel="00000000" w:rsidP="00000000" w:rsidRDefault="00000000" w:rsidRPr="00000000" w14:paraId="0000000E">
      <w:pPr>
        <w:spacing w:after="0" w:line="276" w:lineRule="auto"/>
        <w:ind w:firstLine="0"/>
        <w:rPr/>
      </w:pPr>
      <w:r w:rsidDel="00000000" w:rsidR="00000000" w:rsidRPr="00000000">
        <w:rPr>
          <w:rtl w:val="0"/>
        </w:rPr>
      </w:r>
    </w:p>
    <w:p w:rsidR="00000000" w:rsidDel="00000000" w:rsidP="00000000" w:rsidRDefault="00000000" w:rsidRPr="00000000" w14:paraId="0000000F">
      <w:pPr>
        <w:shd w:fill="1a5080" w:val="clear"/>
        <w:spacing w:after="0" w:line="276" w:lineRule="auto"/>
        <w:ind w:firstLine="0"/>
        <w:rPr>
          <w:color w:val="ffffff"/>
          <w:sz w:val="28"/>
          <w:szCs w:val="28"/>
        </w:rPr>
      </w:pPr>
      <w:r w:rsidDel="00000000" w:rsidR="00000000" w:rsidRPr="00000000">
        <w:rPr>
          <w:color w:val="ffffff"/>
          <w:sz w:val="28"/>
          <w:szCs w:val="28"/>
          <w:rtl w:val="0"/>
        </w:rPr>
        <w:t xml:space="preserve">SCOPE OF WORK AND DELIVERABLES</w:t>
      </w:r>
    </w:p>
    <w:p w:rsidR="00000000" w:rsidDel="00000000" w:rsidP="00000000" w:rsidRDefault="00000000" w:rsidRPr="00000000" w14:paraId="00000010">
      <w:pPr>
        <w:spacing w:after="0" w:line="276" w:lineRule="auto"/>
        <w:ind w:firstLine="0"/>
        <w:rPr/>
      </w:pPr>
      <w:r w:rsidDel="00000000" w:rsidR="00000000" w:rsidRPr="00000000">
        <w:rPr>
          <w:rtl w:val="0"/>
        </w:rPr>
      </w:r>
    </w:p>
    <w:p w:rsidR="00000000" w:rsidDel="00000000" w:rsidP="00000000" w:rsidRDefault="00000000" w:rsidRPr="00000000" w14:paraId="00000011">
      <w:pPr>
        <w:spacing w:line="276" w:lineRule="auto"/>
        <w:ind w:firstLine="0"/>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The goal of the project is the delivery of 3D Product Configurator for selected SKUs to the Customer as Phase 1. The Phase 2 shall contain further selected SKUs and the delivery of 3D Room Planner.</w:t>
      </w:r>
    </w:p>
    <w:p w:rsidR="00000000" w:rsidDel="00000000" w:rsidP="00000000" w:rsidRDefault="00000000" w:rsidRPr="00000000" w14:paraId="00000012">
      <w:pPr>
        <w:spacing w:line="276" w:lineRule="auto"/>
        <w:ind w:firstLine="0"/>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Any requests outside the below defined scope are considered Change Requests and are individually handled and mutually agreed. Please refer to paragraph </w:t>
      </w:r>
      <w:r w:rsidDel="00000000" w:rsidR="00000000" w:rsidRPr="00000000">
        <w:rPr>
          <w:rFonts w:ascii="Calibri" w:cs="Calibri" w:eastAsia="Calibri" w:hAnsi="Calibri"/>
          <w:b w:val="0"/>
          <w:bCs w:val="0"/>
          <w:i w:val="1"/>
          <w:iCs w:val="1"/>
          <w:smallCaps w:val="0"/>
          <w:color w:val="000000"/>
          <w:sz w:val="20"/>
          <w:szCs w:val="20"/>
          <w:rtl w:val="0"/>
        </w:rPr>
        <w:t xml:space="preserve">VIII Technical Scope Description</w:t>
      </w:r>
      <w:r w:rsidDel="00000000" w:rsidR="00000000" w:rsidRPr="00000000">
        <w:rPr>
          <w:rFonts w:ascii="Calibri" w:cs="Calibri" w:eastAsia="Calibri" w:hAnsi="Calibri"/>
          <w:b w:val="0"/>
          <w:bCs w:val="0"/>
          <w:i w:val="0"/>
          <w:iCs w:val="0"/>
          <w:smallCaps w:val="0"/>
          <w:color w:val="000000"/>
          <w:sz w:val="20"/>
          <w:szCs w:val="20"/>
          <w:rtl w:val="0"/>
        </w:rPr>
        <w:t xml:space="preserve"> for the scope details.</w:t>
      </w:r>
    </w:p>
    <w:p w:rsidR="00000000" w:rsidDel="00000000" w:rsidP="00000000" w:rsidRDefault="00000000" w:rsidRPr="00000000" w14:paraId="00000013">
      <w:pPr>
        <w:spacing w:line="276" w:lineRule="auto"/>
        <w:ind w:firstLine="0"/>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Supplier shall provide the following deliverables (please, see the table below) that comprise the project scope:</w:t>
      </w:r>
    </w:p>
    <w:p w:rsidR="00000000" w:rsidDel="00000000" w:rsidP="00000000" w:rsidRDefault="00000000" w:rsidRPr="00000000" w14:paraId="00000014">
      <w:pPr>
        <w:spacing w:line="276" w:lineRule="auto"/>
        <w:ind w:firstLine="0"/>
        <w:rPr/>
      </w:pPr>
      <w:r w:rsidDel="00000000" w:rsidR="00000000" w:rsidRPr="00000000">
        <w:rPr>
          <w:rtl w:val="0"/>
        </w:rPr>
      </w:r>
    </w:p>
    <w:tbl>
      <w:tblPr>
        <w:tblStyle w:val="Table3"/>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4"/>
        <w:gridCol w:w="2268"/>
        <w:gridCol w:w="6052"/>
        <w:tblGridChange w:id="0">
          <w:tblGrid>
            <w:gridCol w:w="704"/>
            <w:gridCol w:w="2268"/>
            <w:gridCol w:w="6052"/>
          </w:tblGrid>
        </w:tblGridChange>
      </w:tblGrid>
      <w:tr>
        <w:trPr>
          <w:cantSplit w:val="0"/>
          <w:trHeight w:val="300" w:hRule="atLeast"/>
          <w:tblHeader w:val="1"/>
        </w:trPr>
        <w:tc>
          <w:tcPr>
            <w:shd w:fill="e4ecf1"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Item</w:t>
            </w:r>
          </w:p>
        </w:tc>
        <w:tc>
          <w:tcPr>
            <w:shd w:fill="e4ecf1"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Deliverable</w:t>
            </w:r>
          </w:p>
        </w:tc>
        <w:tc>
          <w:tcPr>
            <w:shd w:fill="e4ecf1"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Description</w:t>
            </w:r>
          </w:p>
        </w:tc>
      </w:tr>
      <w:tr>
        <w:trPr>
          <w:cantSplit w:val="0"/>
          <w:trHeight w:val="488"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w:t>
            </w:r>
          </w:p>
        </w:tc>
        <w:tc>
          <w:tcPr>
            <w:shd w:fill="ffffff"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VividWorks Unified Product Catalogue (UPC) Customer tenant and associated user accounts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Creation of tenant and opening of Customer specific account(s).</w:t>
            </w:r>
          </w:p>
        </w:tc>
      </w:tr>
      <w:tr>
        <w:trPr>
          <w:cantSplit w:val="0"/>
          <w:trHeight w:val="300"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02</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3D Product Configurator appearance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3D Product Configurator background colours set up to be aligned with Customer’s website</w:t>
            </w:r>
          </w:p>
        </w:tc>
      </w:tr>
      <w:tr>
        <w:trPr>
          <w:cantSplit w:val="0"/>
          <w:trHeight w:val="300"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03</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Asset creation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Creation and optimization of 3D files, geometries and other image assets such as materials and thumbnails according to section “Customer products, options and materials included in scope”.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Clarifications: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Customer provides images and assets based on which 3D modeling can be performed by VividWorks</w:t>
            </w:r>
          </w:p>
        </w:tc>
      </w:tr>
      <w:tr>
        <w:trPr>
          <w:cantSplit w:val="0"/>
          <w:trHeight w:val="300"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04</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Product catalogue implementation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Upload of assets and development of Customer specific product rules, product element rules and product option rules to UPC. </w:t>
            </w:r>
            <w:ins w:author="Robert Gutierrez" w:id="0" w:date="2026-09-10T17:07:57Z">
              <w:r w:rsidDel="00000000" w:rsidR="00000000" w:rsidRPr="00000000">
                <w:rPr>
                  <w:sz w:val="18"/>
                  <w:szCs w:val="18"/>
                  <w:rtl w:val="0"/>
                  <w:rPrChange w:author="Robert Gutierrez" w:id="1" w:date="2026-09-10T17:07:57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For all products utilizing the 3D Configurator, VividWorks shall act as the authoritative configuration engine. VividWorks is strictly responsible for dynamically assembling the final, concatenated Master SKU string (e.g., </w:t>
              </w:r>
              <w:r w:rsidDel="00000000" w:rsidR="00000000" w:rsidRPr="00000000">
                <w:rPr>
                  <w:rFonts w:ascii="Roboto Mono" w:cs="Roboto Mono" w:eastAsia="Roboto Mono" w:hAnsi="Roboto Mono"/>
                  <w:color w:val="188038"/>
                  <w:sz w:val="18"/>
                  <w:szCs w:val="18"/>
                  <w:rtl w:val="0"/>
                  <w:rPrChange w:author="Robert Gutierrez" w:id="1" w:date="2026-09-10T17:07:57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FIN-BRV-CLB-CHA-34X34</w:t>
              </w:r>
              <w:r w:rsidDel="00000000" w:rsidR="00000000" w:rsidRPr="00000000">
                <w:rPr>
                  <w:sz w:val="18"/>
                  <w:szCs w:val="18"/>
                  <w:rtl w:val="0"/>
                  <w:rPrChange w:author="Robert Gutierrez" w:id="1" w:date="2026-09-10T17:07:57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 and calculating the final configuration price, and must push this finalized data as an immutable payload into the WooCommerce cart. </w:t>
              </w:r>
            </w:ins>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05</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Embedding 3D Product Configurator to Customer website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Generating URLs/links to Customer to embed the 3D Product Configurator to Customer website.</w:t>
            </w:r>
            <w:del w:author="Robert Gutierrez" w:id="2" w:date="2026-09-10T17:48:55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delText xml:space="preserve"> Assistance in installing VividWorks WordPress plugin</w:delText>
              </w:r>
            </w:del>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ins w:author="Robert Gutierrez" w:id="3" w:date="2026-09-10T17:40:51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VividWorks is strictly responsible for developing and maintaining the Javascript/API 'Cart Bridge' that injects the finalized 3D configuration, accurate pricing, and Master SKUs directly into the PrimeView-managed WooCommerce shopping cart session as an immutable payload, preventing WooCommerce from overriding the data. </w:t>
              </w:r>
            </w:ins>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06</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Localisations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solution will be delivered with the following localisations: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Languages: English</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Currencies: USD</w:t>
            </w:r>
          </w:p>
        </w:tc>
      </w:tr>
      <w:tr>
        <w:trPr>
          <w:cantSplit w:val="0"/>
          <w:trHeight w:val="300"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07</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Delivery of VividWorks 3D Room Planner URLs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Delivery of URLs to Customer to embed the 3D Product Configurator to its website and providing documentation.</w:t>
            </w:r>
          </w:p>
        </w:tc>
      </w:tr>
      <w:tr>
        <w:trPr>
          <w:cantSplit w:val="0"/>
          <w:trHeight w:val="300"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08</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Documentation and training</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Holding training session, creation of instructions and documentation to assist in embedding VividWorks to Customer website and using the VividWorks Unified Product Catalogue</w:t>
            </w:r>
          </w:p>
        </w:tc>
      </w:tr>
      <w:tr>
        <w:trPr>
          <w:cantSplit w:val="0"/>
          <w:trHeight w:val="300"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09</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del w:author="Robert Gutierrez" w:id="4" w:date="2026-09-10T17:14:44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delText xml:space="preserve">Integration to ERP</w:delText>
              </w:r>
            </w:del>
            <w:ins w:author="Robert Gutierrez" w:id="4" w:date="2026-09-10T17:14:44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Room Planner API Data Export </w:t>
              </w:r>
            </w:ins>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ins w:author="Robert Gutierrez" w:id="5" w:date="2026-09-10T17:51:31Z">
              <w:r w:rsidDel="00000000" w:rsidR="00000000" w:rsidRPr="00000000">
                <w:rPr>
                  <w:sz w:val="18"/>
                  <w:szCs w:val="18"/>
                  <w:rtl w:val="0"/>
                  <w:rPrChange w:author="Robert Gutierrez" w:id="6" w:date="2026-09-10T17:51:31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VividWorks will publish an API to connect the VividWorks Room Planner to CC Patio's external middleware or ERP. This API will output quote data—specifically including dynamically assembled Master SKUs and final pricing—in a standard JSON format, allowing CC Patio's systems to successfully retrieve the payload. </w:t>
              </w:r>
            </w:ins>
            <w:r w:rsidDel="00000000" w:rsidR="00000000" w:rsidRPr="00000000">
              <w:rPr>
                <w:sz w:val="18"/>
                <w:szCs w:val="18"/>
                <w:rtl w:val="0"/>
              </w:rPr>
              <w:t xml:space="preserve">.  </w:t>
            </w:r>
            <w:r w:rsidDel="00000000" w:rsidR="00000000" w:rsidRPr="00000000">
              <w:rPr>
                <w:rtl w:val="0"/>
              </w:rPr>
            </w:r>
          </w:p>
        </w:tc>
      </w:tr>
      <w:tr>
        <w:trPr>
          <w:cantSplit w:val="0"/>
          <w:trHeight w:val="300" w:hRule="atLeast"/>
          <w:tblHeader w:val="0"/>
          <w:ins w:author="Robert Gutierrez" w:id="7" w:date="2026-09-10T17:14:08Z"/>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Robert Gutierrez" w:id="7" w:date="2026-09-10T17:14:08Z"/>
                <w:rFonts w:ascii="Calibri" w:cs="Calibri" w:eastAsia="Calibri" w:hAnsi="Calibri"/>
                <w:b w:val="0"/>
                <w:bCs w:val="0"/>
                <w:i w:val="0"/>
                <w:iCs w:val="0"/>
                <w:smallCaps w:val="0"/>
                <w:strike w:val="0"/>
                <w:color w:val="000000"/>
                <w:sz w:val="18"/>
                <w:szCs w:val="18"/>
                <w:u w:val="none"/>
                <w:shd w:fill="auto" w:val="clear"/>
                <w:vertAlign w:val="baseline"/>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pPr>
            <w:ins w:author="Robert Gutierrez" w:id="7" w:date="2026-09-10T17:14:08Z">
              <w:r w:rsidDel="00000000" w:rsidR="00000000" w:rsidRPr="00000000">
                <w:rPr>
                  <w:sz w:val="18"/>
                  <w:szCs w:val="18"/>
                  <w:rtl w:val="0"/>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10</w:t>
              </w:r>
              <w:r w:rsidDel="00000000" w:rsidR="00000000" w:rsidRPr="00000000">
                <w:rPr>
                  <w:rtl w:val="0"/>
                </w:rPr>
              </w:r>
            </w:ins>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ert Gutierrez" w:id="7" w:date="2026-09-10T17:14:08Z"/>
                <w:rFonts w:ascii="Calibri" w:cs="Calibri" w:eastAsia="Calibri" w:hAnsi="Calibri"/>
                <w:b w:val="0"/>
                <w:bCs w:val="0"/>
                <w:i w:val="0"/>
                <w:iCs w:val="0"/>
                <w:smallCaps w:val="0"/>
                <w:strike w:val="0"/>
                <w:color w:val="000000"/>
                <w:sz w:val="18"/>
                <w:szCs w:val="18"/>
                <w:u w:val="none"/>
                <w:shd w:fill="auto" w:val="clear"/>
                <w:vertAlign w:val="baseline"/>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pPr>
            <w:ins w:author="Robert Gutierrez" w:id="7" w:date="2026-09-10T17:14:08Z">
              <w:r w:rsidDel="00000000" w:rsidR="00000000" w:rsidRPr="00000000">
                <w:rPr>
                  <w:sz w:val="18"/>
                  <w:szCs w:val="18"/>
                  <w:rtl w:val="0"/>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Joint Integration &amp; Load Testing</w:t>
              </w:r>
              <w:r w:rsidDel="00000000" w:rsidR="00000000" w:rsidRPr="00000000">
                <w:rPr>
                  <w:rtl w:val="0"/>
                </w:rPr>
              </w:r>
            </w:ins>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ert Gutierrez" w:id="7" w:date="2026-09-10T17:14:08Z"/>
                <w:rFonts w:ascii="Calibri" w:cs="Calibri" w:eastAsia="Calibri" w:hAnsi="Calibri"/>
                <w:b w:val="0"/>
                <w:bCs w:val="0"/>
                <w:i w:val="0"/>
                <w:iCs w:val="0"/>
                <w:smallCaps w:val="0"/>
                <w:strike w:val="0"/>
                <w:color w:val="000000"/>
                <w:sz w:val="18"/>
                <w:szCs w:val="18"/>
                <w:u w:val="none"/>
                <w:shd w:fill="auto" w:val="clear"/>
                <w:vertAlign w:val="baseline"/>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pPr>
            <w:ins w:author="Robert Gutierrez" w:id="7" w:date="2026-09-10T17:14:08Z">
              <w:r w:rsidDel="00000000" w:rsidR="00000000" w:rsidRPr="00000000">
                <w:rPr>
                  <w:sz w:val="18"/>
                  <w:szCs w:val="18"/>
                  <w:rtl w:val="0"/>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VividWorks will actively participate in joint end-to-end testing with PrimeView. If PrimeView’s mandatory pre-deployment server load test fails due specifically to the weight or execution of the VividWorks 3D assets, VividWorks is responsible for further optimizing the 3D models to meet reasonable web performance standards. </w:t>
              </w:r>
              <w:r w:rsidDel="00000000" w:rsidR="00000000" w:rsidRPr="00000000">
                <w:rPr>
                  <w:rtl w:val="0"/>
                </w:rPr>
              </w:r>
            </w:ins>
          </w:p>
        </w:tc>
      </w:tr>
      <w:tr>
        <w:trPr>
          <w:cantSplit w:val="0"/>
          <w:trHeight w:val="300" w:hRule="atLeast"/>
          <w:tblHeader w:val="0"/>
          <w:ins w:author="Robert Gutierrez" w:id="7" w:date="2026-09-10T17:14:08Z"/>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Robert Gutierrez" w:id="7" w:date="2026-09-10T17:14:08Z"/>
                <w:sz w:val="18"/>
                <w:szCs w:val="18"/>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pPr>
            <w:ins w:author="Robert Gutierrez" w:id="7" w:date="2026-09-10T17:14:08Z">
              <w:r w:rsidDel="00000000" w:rsidR="00000000" w:rsidRPr="00000000">
                <w:rPr>
                  <w:sz w:val="18"/>
                  <w:szCs w:val="18"/>
                  <w:rtl w:val="0"/>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11</w:t>
              </w:r>
            </w:ins>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ert Gutierrez" w:id="7" w:date="2026-09-10T17:14:08Z"/>
                <w:sz w:val="18"/>
                <w:szCs w:val="18"/>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pPr>
            <w:ins w:author="Robert Gutierrez" w:id="7" w:date="2026-09-10T17:14:08Z">
              <w:r w:rsidDel="00000000" w:rsidR="00000000" w:rsidRPr="00000000">
                <w:rPr>
                  <w:sz w:val="18"/>
                  <w:szCs w:val="18"/>
                  <w:rtl w:val="0"/>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Manufacturing Outputs &amp; BOMs</w:t>
              </w:r>
            </w:ins>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ert Gutierrez" w:id="7" w:date="2026-09-10T17:14:08Z"/>
                <w:sz w:val="18"/>
                <w:szCs w:val="18"/>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pPr>
            <w:ins w:author="Robert Gutierrez" w:id="7" w:date="2026-09-10T17:14:08Z">
              <w:r w:rsidDel="00000000" w:rsidR="00000000" w:rsidRPr="00000000">
                <w:rPr>
                  <w:sz w:val="18"/>
                  <w:szCs w:val="18"/>
                  <w:rtl w:val="0"/>
                  <w:rPrChange w:author="Robert Gutierrez" w:id="8" w:date="2026-09-10T17:14:0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Pursuant to the VividWorks proposal, the 3D Product Configurator will automatically generate manufacturing outputs, including Bills of Materials (BOMs) and order summaries. VividWorks will ensure this structured data is passed alongside the Master SKU in the cart payload for CC Patio's downstream middleware. </w:t>
              </w:r>
            </w:ins>
          </w:p>
        </w:tc>
      </w:tr>
    </w:tbl>
    <w:p w:rsidR="00000000" w:rsidDel="00000000" w:rsidP="00000000" w:rsidRDefault="00000000" w:rsidRPr="00000000" w14:paraId="0000003D">
      <w:pPr>
        <w:spacing w:after="0" w:line="276" w:lineRule="auto"/>
        <w:ind w:firstLine="0"/>
        <w:rPr>
          <w:b w:val="1"/>
          <w:bCs w:val="1"/>
        </w:rPr>
      </w:pPr>
      <w:r w:rsidDel="00000000" w:rsidR="00000000" w:rsidRPr="00000000">
        <w:rPr>
          <w:rtl w:val="0"/>
        </w:rPr>
      </w:r>
    </w:p>
    <w:p w:rsidR="00000000" w:rsidDel="00000000" w:rsidP="00000000" w:rsidRDefault="00000000" w:rsidRPr="00000000" w14:paraId="0000003E">
      <w:pPr>
        <w:spacing w:after="240" w:before="240" w:lineRule="auto"/>
        <w:ind w:firstLine="0"/>
        <w:rPr>
          <w:b w:val="1"/>
          <w:bCs w:val="1"/>
        </w:rPr>
      </w:pPr>
      <w:r w:rsidDel="00000000" w:rsidR="00000000" w:rsidRPr="00000000">
        <w:rPr>
          <w:b w:val="1"/>
          <w:bCs w:val="1"/>
          <w:rtl w:val="0"/>
        </w:rPr>
        <w:t xml:space="preserve">Changes to scope</w:t>
      </w:r>
    </w:p>
    <w:p w:rsidR="00000000" w:rsidDel="00000000" w:rsidP="00000000" w:rsidRDefault="00000000" w:rsidRPr="00000000" w14:paraId="0000003F">
      <w:pPr>
        <w:spacing w:line="276" w:lineRule="auto"/>
        <w:ind w:firstLine="0"/>
        <w:rPr/>
      </w:pPr>
      <w:r w:rsidDel="00000000" w:rsidR="00000000" w:rsidRPr="00000000">
        <w:rPr>
          <w:rtl w:val="0"/>
        </w:rPr>
        <w:t xml:space="preserve">Any changes to the scope defined in this document are considered Change Requests.</w:t>
      </w:r>
    </w:p>
    <w:p w:rsidR="00000000" w:rsidDel="00000000" w:rsidP="00000000" w:rsidRDefault="00000000" w:rsidRPr="00000000" w14:paraId="00000040">
      <w:pPr>
        <w:spacing w:after="240" w:before="240" w:lineRule="auto"/>
        <w:ind w:firstLine="0"/>
        <w:rPr/>
      </w:pPr>
      <w:r w:rsidDel="00000000" w:rsidR="00000000" w:rsidRPr="00000000">
        <w:rPr>
          <w:rtl w:val="0"/>
        </w:rPr>
        <w:t xml:space="preserve">A Change Request shall be considered one of the following: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an asset is not made available in due time leading to VividWorks creating such asset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item considered as a product, measurements, options, materials or visual quality, SKUs or integration communicated after signing this Purchase Order</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missing, erroneous or incomplete information, including but not limited to products, their measurements or options, visual quality, SKUs or integration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extra work resulting from deviations from the given specifications (e.g. polygon count) &amp; quality requirements (e.g. texture resolution or size) for agreed 3D assets or their formats</w:t>
      </w:r>
    </w:p>
    <w:p w:rsidR="00000000" w:rsidDel="00000000" w:rsidP="00000000" w:rsidRDefault="00000000" w:rsidRPr="00000000" w14:paraId="00000045">
      <w:pPr>
        <w:spacing w:after="240" w:before="240" w:lineRule="auto"/>
        <w:ind w:firstLine="0"/>
        <w:rPr/>
      </w:pPr>
      <w:r w:rsidDel="00000000" w:rsidR="00000000" w:rsidRPr="00000000">
        <w:rPr>
          <w:rtl w:val="0"/>
        </w:rPr>
        <w:t xml:space="preserve"> A Change Request shall be handled as follows: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 shall submit a Change Request to a channel pointed by VividWorks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VividWorks shall evaluate the Change Request and inform Customer the amount of work resulting from the Change Request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 shall make a decision and communicate in writing whether they approve the additional work resulting from the Change Request in a reasonable time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VividWorks shall add the Change Request to the project scope upon Customer’s written approval.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Change Request shall not be added to project scope without written approval by Customer</w:t>
      </w:r>
    </w:p>
    <w:p w:rsidR="00000000" w:rsidDel="00000000" w:rsidP="00000000" w:rsidRDefault="00000000" w:rsidRPr="00000000" w14:paraId="0000004B">
      <w:pPr>
        <w:spacing w:after="0" w:line="276" w:lineRule="auto"/>
        <w:ind w:firstLine="0"/>
        <w:rPr/>
      </w:pPr>
      <w:r w:rsidDel="00000000" w:rsidR="00000000" w:rsidRPr="00000000">
        <w:rPr>
          <w:rtl w:val="0"/>
        </w:rPr>
      </w:r>
    </w:p>
    <w:p w:rsidR="00000000" w:rsidDel="00000000" w:rsidP="00000000" w:rsidRDefault="00000000" w:rsidRPr="00000000" w14:paraId="0000004C">
      <w:pPr>
        <w:shd w:fill="1a5080" w:val="clear"/>
        <w:spacing w:after="0" w:line="259" w:lineRule="auto"/>
        <w:ind w:firstLine="0"/>
        <w:rPr>
          <w:color w:val="ffffff"/>
          <w:sz w:val="28"/>
          <w:szCs w:val="28"/>
        </w:rPr>
      </w:pPr>
      <w:r w:rsidDel="00000000" w:rsidR="00000000" w:rsidRPr="00000000">
        <w:rPr>
          <w:color w:val="ffffff"/>
          <w:sz w:val="28"/>
          <w:szCs w:val="28"/>
          <w:rtl w:val="0"/>
        </w:rPr>
        <w:t xml:space="preserve">DELIVERY PROJECT SCHEDULE PHASE 1</w:t>
      </w:r>
    </w:p>
    <w:p w:rsidR="00000000" w:rsidDel="00000000" w:rsidP="00000000" w:rsidRDefault="00000000" w:rsidRPr="00000000" w14:paraId="0000004D">
      <w:pPr>
        <w:spacing w:after="0" w:line="259" w:lineRule="auto"/>
        <w:ind w:firstLine="0"/>
        <w:rPr/>
      </w:pPr>
      <w:r w:rsidDel="00000000" w:rsidR="00000000" w:rsidRPr="00000000">
        <w:rPr>
          <w:rtl w:val="0"/>
        </w:rPr>
      </w:r>
    </w:p>
    <w:p w:rsidR="00000000" w:rsidDel="00000000" w:rsidP="00000000" w:rsidRDefault="00000000" w:rsidRPr="00000000" w14:paraId="0000004E">
      <w:pPr>
        <w:spacing w:line="240" w:lineRule="auto"/>
        <w:ind w:firstLine="0"/>
        <w:rPr/>
      </w:pPr>
      <w:r w:rsidDel="00000000" w:rsidR="00000000" w:rsidRPr="00000000">
        <w:rPr>
          <w:rtl w:val="0"/>
        </w:rPr>
      </w:r>
    </w:p>
    <w:tbl>
      <w:tblPr>
        <w:tblStyle w:val="Table4"/>
        <w:tblW w:w="933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940"/>
        <w:gridCol w:w="855"/>
        <w:gridCol w:w="5535"/>
        <w:tblGridChange w:id="0">
          <w:tblGrid>
            <w:gridCol w:w="2940"/>
            <w:gridCol w:w="855"/>
            <w:gridCol w:w="55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4ecf1" w:val="clear"/>
            <w:tcMar>
              <w:left w:w="45.0" w:type="dxa"/>
              <w:right w:w="45.0" w:type="dxa"/>
            </w:tcM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4ecf1" w:val="clear"/>
            <w:tcMar>
              <w:left w:w="45.0" w:type="dxa"/>
              <w:right w:w="45.0" w:type="dxa"/>
            </w:tcMa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By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4ecf1" w:val="clear"/>
            <w:tcMar>
              <w:left w:w="45.0" w:type="dxa"/>
              <w:right w:w="45.0" w:type="dxa"/>
            </w:tcM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Project Initiation Meeting ‘Kick-off’</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Introductions of people involved on both sides. Reviewing project scope &amp; project plan, agreeing communications practices &amp; sync-up routines.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Materials, Images, Assets &amp; Documents</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Customer to send to all product documentation to Vividworks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Specifications accepted</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Both parties shall mutually conclude that all materials and requirements have been </w:t>
            </w:r>
            <w:ins w:author="Robert Gutierrez" w:id="9" w:date="2026-09-10T17:21:58Z">
              <w:r w:rsidDel="00000000" w:rsidR="00000000" w:rsidRPr="00000000">
                <w:rPr>
                  <w:sz w:val="18"/>
                  <w:szCs w:val="18"/>
                  <w:rtl w:val="0"/>
                  <w:rPrChange w:author="Robert Gutierrez" w:id="10" w:date="2026-09-10T17:21:58Z">
                    <w:rPr>
                      <w:rFonts w:ascii="Calibri" w:cs="Calibri" w:eastAsia="Calibri" w:hAnsi="Calibri"/>
                      <w:b w:val="0"/>
                      <w:bCs w:val="0"/>
                      <w:i w:val="0"/>
                      <w:iCs w:val="0"/>
                      <w:smallCaps w:val="0"/>
                      <w:strike w:val="0"/>
                      <w:color w:val="000000"/>
                      <w:sz w:val="18"/>
                      <w:szCs w:val="18"/>
                      <w:u w:val="none"/>
                      <w:shd w:fill="auto" w:val="clear"/>
                      <w:vertAlign w:val="baseline"/>
                    </w:rPr>
                  </w:rPrChange>
                </w:rPr>
                <w:t xml:space="preserve">finalized and</w:t>
              </w:r>
            </w:ins>
            <w:del w:author="Robert Gutierrez" w:id="9" w:date="2026-09-10T17:21:58Z">
              <w:r w:rsidDel="00000000" w:rsidR="00000000" w:rsidRPr="00000000">
                <w:rPr>
                  <w:sz w:val="18"/>
                  <w:szCs w:val="18"/>
                  <w:rtl w:val="0"/>
                  <w:rPrChange w:author="Robert Gutierrez" w:id="10" w:date="2026-09-10T17:21:58Z">
                    <w:rPr>
                      <w:rFonts w:ascii="Calibri" w:cs="Calibri" w:eastAsia="Calibri" w:hAnsi="Calibri"/>
                      <w:b w:val="0"/>
                      <w:bCs w:val="0"/>
                      <w:i w:val="0"/>
                      <w:iCs w:val="0"/>
                      <w:smallCaps w:val="0"/>
                      <w:strike w:val="0"/>
                      <w:color w:val="000000"/>
                      <w:sz w:val="18"/>
                      <w:szCs w:val="18"/>
                      <w:u w:val="none"/>
                      <w:shd w:fill="auto" w:val="clear"/>
                      <w:vertAlign w:val="baseline"/>
                    </w:rPr>
                  </w:rPrChange>
                </w:rPr>
                <w:delText xml:space="preserve">finalised a</w:delText>
              </w:r>
            </w:del>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made aware of.</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3D Modelling</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VividWorks shall model the SKUs.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Product Rules Implementation</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VividWorks shall implement all rules and logic.</w:t>
            </w:r>
          </w:p>
        </w:tc>
      </w:tr>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Delivery and Quality Assurance</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VividWorks shall make available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Acceptance (14 days from sign off)</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5">
            <w:pPr>
              <w:spacing w:after="0" w:line="276" w:lineRule="auto"/>
              <w:jc w:val="center"/>
              <w:rPr>
                <w:rFonts w:ascii="Calibri" w:cs="Calibri" w:eastAsia="Calibri" w:hAnsi="Calibri"/>
                <w:b w:val="0"/>
                <w:bCs w:val="0"/>
                <w:i w:val="0"/>
                <w:iCs w:val="0"/>
                <w:smallCaps w:val="0"/>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no priority 1 bugs (e.g. considerable errors in prices, SKUs, building logic or in integration) remain, delivery is accepted after fourteen (14) days.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Project Closing</w:t>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8">
            <w:pPr>
              <w:spacing w:after="0" w:line="276" w:lineRule="auto"/>
              <w:jc w:val="center"/>
              <w:rPr>
                <w:rFonts w:ascii="Calibri" w:cs="Calibri" w:eastAsia="Calibri" w:hAnsi="Calibri"/>
                <w:b w:val="0"/>
                <w:bCs w:val="0"/>
                <w:i w:val="0"/>
                <w:iCs w:val="0"/>
                <w:smallCaps w:val="0"/>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45.0" w:type="dxa"/>
              <w:right w:w="45.0" w:type="dxa"/>
            </w:tcM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Ending activities &amp; initiation of Support Service.</w:t>
            </w:r>
          </w:p>
        </w:tc>
      </w:tr>
    </w:tbl>
    <w:p w:rsidR="00000000" w:rsidDel="00000000" w:rsidP="00000000" w:rsidRDefault="00000000" w:rsidRPr="00000000" w14:paraId="0000006A">
      <w:pPr>
        <w:spacing w:line="240" w:lineRule="auto"/>
        <w:ind w:firstLine="0"/>
        <w:rPr/>
      </w:pPr>
      <w:r w:rsidDel="00000000" w:rsidR="00000000" w:rsidRPr="00000000">
        <w:rPr>
          <w:rtl w:val="0"/>
        </w:rPr>
      </w:r>
    </w:p>
    <w:p w:rsidR="00000000" w:rsidDel="00000000" w:rsidP="00000000" w:rsidRDefault="00000000" w:rsidRPr="00000000" w14:paraId="0000006B">
      <w:pPr>
        <w:spacing w:line="240" w:lineRule="auto"/>
        <w:ind w:firstLine="0"/>
        <w:rPr/>
      </w:pPr>
      <w:r w:rsidDel="00000000" w:rsidR="00000000" w:rsidRPr="00000000">
        <w:rPr>
          <w:rtl w:val="0"/>
        </w:rPr>
        <w:t xml:space="preserve">Phase 2 schedule will be agreed between the parties after Phase 1 is closed.</w:t>
      </w:r>
    </w:p>
    <w:p w:rsidR="00000000" w:rsidDel="00000000" w:rsidP="00000000" w:rsidRDefault="00000000" w:rsidRPr="00000000" w14:paraId="0000006C">
      <w:pPr>
        <w:spacing w:line="240" w:lineRule="auto"/>
        <w:ind w:firstLine="0"/>
        <w:rPr/>
      </w:pPr>
      <w:r w:rsidDel="00000000" w:rsidR="00000000" w:rsidRPr="00000000">
        <w:rPr>
          <w:rtl w:val="0"/>
        </w:rPr>
      </w:r>
    </w:p>
    <w:p w:rsidR="00000000" w:rsidDel="00000000" w:rsidP="00000000" w:rsidRDefault="00000000" w:rsidRPr="00000000" w14:paraId="0000006D">
      <w:pPr>
        <w:shd w:fill="1a5080" w:val="clear"/>
        <w:spacing w:after="0" w:line="276" w:lineRule="auto"/>
        <w:ind w:firstLine="0"/>
        <w:rPr>
          <w:color w:val="ffffff"/>
          <w:sz w:val="28"/>
          <w:szCs w:val="28"/>
        </w:rPr>
      </w:pPr>
      <w:r w:rsidDel="00000000" w:rsidR="00000000" w:rsidRPr="00000000">
        <w:rPr>
          <w:color w:val="ffffff"/>
          <w:sz w:val="28"/>
          <w:szCs w:val="28"/>
          <w:rtl w:val="0"/>
        </w:rPr>
        <w:t xml:space="preserve">SUPPLIER RESPONSIBILITIES</w:t>
      </w:r>
    </w:p>
    <w:p w:rsidR="00000000" w:rsidDel="00000000" w:rsidP="00000000" w:rsidRDefault="00000000" w:rsidRPr="00000000" w14:paraId="0000006E">
      <w:pPr>
        <w:spacing w:after="0" w:line="276" w:lineRule="auto"/>
        <w:ind w:firstLine="0"/>
        <w:rPr/>
      </w:pPr>
      <w:r w:rsidDel="00000000" w:rsidR="00000000" w:rsidRPr="00000000">
        <w:rPr>
          <w:rtl w:val="0"/>
        </w:rPr>
      </w:r>
    </w:p>
    <w:tbl>
      <w:tblPr>
        <w:tblStyle w:val="Table5"/>
        <w:tblW w:w="949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9214"/>
        <w:tblGridChange w:id="0">
          <w:tblGrid>
            <w:gridCol w:w="284"/>
            <w:gridCol w:w="9214"/>
          </w:tblGrid>
        </w:tblGridChange>
      </w:tblGrid>
      <w:tr>
        <w:trPr>
          <w:cantSplit w:val="0"/>
          <w:tblHeader w:val="0"/>
        </w:trPr>
        <w:tc>
          <w:tcPr/>
          <w:p w:rsidR="00000000" w:rsidDel="00000000" w:rsidP="00000000" w:rsidRDefault="00000000" w:rsidRPr="00000000" w14:paraId="0000006F">
            <w:pPr>
              <w:spacing w:line="276" w:lineRule="auto"/>
              <w:ind w:firstLine="0"/>
              <w:rPr>
                <w:color w:val="000000"/>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Completion of the deliverables where responsibility is named to the Supplier</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management &amp; communication.</w:t>
            </w:r>
          </w:p>
        </w:tc>
      </w:tr>
      <w:tr>
        <w:trPr>
          <w:cantSplit w:val="0"/>
          <w:tblHeader w:val="0"/>
        </w:trPr>
        <w:tc>
          <w:tcPr/>
          <w:p w:rsidR="00000000" w:rsidDel="00000000" w:rsidP="00000000" w:rsidRDefault="00000000" w:rsidRPr="00000000" w14:paraId="00000072">
            <w:pPr>
              <w:spacing w:line="276" w:lineRule="auto"/>
              <w:ind w:firstLine="0"/>
              <w:rPr>
                <w:color w:val="000000"/>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Providing the instructions and guidance needed for system usage if such is needed by the Customer.</w:t>
            </w:r>
          </w:p>
        </w:tc>
      </w:tr>
      <w:tr>
        <w:trPr>
          <w:cantSplit w:val="0"/>
          <w:trHeight w:val="231" w:hRule="atLeast"/>
          <w:tblHeader w:val="0"/>
        </w:trPr>
        <w:tc>
          <w:tcPr/>
          <w:p w:rsidR="00000000" w:rsidDel="00000000" w:rsidP="00000000" w:rsidRDefault="00000000" w:rsidRPr="00000000" w14:paraId="00000074">
            <w:pPr>
              <w:spacing w:line="276" w:lineRule="auto"/>
              <w:ind w:firstLine="0"/>
              <w:rPr>
                <w:color w:val="000000"/>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ins w:author="Robert Gutierrez" w:id="11" w:date="2026-09-10T17:16:20Z"/>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Otherwise as specified in the General Terms of Service §3.1.</w:t>
            </w:r>
            <w:ins w:author="Robert Gutierrez" w:id="11" w:date="2026-09-10T17:16:20Z">
              <w:r w:rsidDel="00000000" w:rsidR="00000000" w:rsidRPr="00000000">
                <w:rPr>
                  <w:rtl w:val="0"/>
                </w:rPr>
              </w:r>
            </w:ins>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ins w:author="Robert Gutierrez" w:id="11" w:date="2026-09-10T17:16:20Z"/>
                <w:u w:val="none"/>
              </w:rPr>
            </w:pPr>
            <w:ins w:author="Robert Gutierrez" w:id="11" w:date="2026-09-10T17:16:20Z">
              <w:r w:rsidDel="00000000" w:rsidR="00000000" w:rsidRPr="00000000">
                <w:rPr>
                  <w:rtl w:val="0"/>
                  <w:rPrChange w:author="Robert Gutierrez" w:id="12" w:date="2026-09-10T17:16:20Z">
                    <w:rPr>
                      <w:rFonts w:ascii="Calibri" w:cs="Calibri" w:eastAsia="Calibri" w:hAnsi="Calibri"/>
                      <w:b w:val="0"/>
                      <w:bCs w:val="0"/>
                      <w:i w:val="0"/>
                      <w:iCs w:val="0"/>
                      <w:smallCaps w:val="0"/>
                      <w:strike w:val="0"/>
                      <w:color w:val="000000"/>
                      <w:sz w:val="20"/>
                      <w:szCs w:val="20"/>
                      <w:u w:val="none"/>
                      <w:shd w:fill="auto" w:val="clear"/>
                      <w:vertAlign w:val="baseline"/>
                    </w:rPr>
                  </w:rPrChange>
                </w:rPr>
                <w:t xml:space="preserve">Supplier shall actively collaborate with Customer's web agency (PrimeView) to map the configured 3D data fields accurately into the WooCommerce order schema. </w:t>
              </w:r>
            </w:ins>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Change w:author="Robert Gutierrez" w:id="12" w:date="2026-09-10T17:16:20Z">
                  <w:rPr>
                    <w:b w:val="0"/>
                    <w:bCs w:val="0"/>
                    <w:i w:val="0"/>
                    <w:iCs w:val="0"/>
                    <w:smallCaps w:val="0"/>
                    <w:strike w:val="0"/>
                    <w:color w:val="000000"/>
                    <w:sz w:val="20"/>
                    <w:szCs w:val="20"/>
                    <w:u w:val="none"/>
                    <w:shd w:fill="auto" w:val="clear"/>
                    <w:vertAlign w:val="baseline"/>
                  </w:rPr>
                </w:rPrChange>
              </w:rPr>
              <w:pPrChange w:author="Robert Gutierrez" w:id="0" w:date="2026-09-10T17:16:20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pPr>
              </w:pPrChange>
            </w:pPr>
            <w:ins w:author="Robert Gutierrez" w:id="11" w:date="2026-09-10T17:16:20Z">
              <w:r w:rsidDel="00000000" w:rsidR="00000000" w:rsidRPr="00000000">
                <w:rPr>
                  <w:rtl w:val="0"/>
                  <w:rPrChange w:author="Robert Gutierrez" w:id="12" w:date="2026-09-10T17:16:20Z">
                    <w:rPr>
                      <w:rFonts w:ascii="Calibri" w:cs="Calibri" w:eastAsia="Calibri" w:hAnsi="Calibri"/>
                      <w:b w:val="0"/>
                      <w:bCs w:val="0"/>
                      <w:i w:val="0"/>
                      <w:iCs w:val="0"/>
                      <w:smallCaps w:val="0"/>
                      <w:strike w:val="0"/>
                      <w:color w:val="000000"/>
                      <w:sz w:val="20"/>
                      <w:szCs w:val="20"/>
                      <w:u w:val="none"/>
                      <w:shd w:fill="auto" w:val="clear"/>
                      <w:vertAlign w:val="baseline"/>
                    </w:rPr>
                  </w:rPrChange>
                </w:rPr>
                <w:t xml:space="preserve">Act as the designated Tier-2 technical support escalation point. If a live WooCommerce order fails to transmit the correct Master SKU or configuration metadata to CC Patio's middleware/plug-in due to a 3D cart-handoff failure, VividWorks will assist PrimeView in diagnosing and patching the Cart Bridge. </w:t>
              </w:r>
            </w:ins>
            <w:r w:rsidDel="00000000" w:rsidR="00000000" w:rsidRPr="00000000">
              <w:rPr>
                <w:rtl w:val="0"/>
              </w:rPr>
            </w:r>
          </w:p>
        </w:tc>
      </w:tr>
    </w:tbl>
    <w:p w:rsidR="00000000" w:rsidDel="00000000" w:rsidP="00000000" w:rsidRDefault="00000000" w:rsidRPr="00000000" w14:paraId="00000078">
      <w:pPr>
        <w:spacing w:after="0" w:line="276" w:lineRule="auto"/>
        <w:ind w:firstLine="0"/>
        <w:rPr/>
      </w:pPr>
      <w:r w:rsidDel="00000000" w:rsidR="00000000" w:rsidRPr="00000000">
        <w:rPr>
          <w:rtl w:val="0"/>
        </w:rPr>
      </w:r>
    </w:p>
    <w:p w:rsidR="00000000" w:rsidDel="00000000" w:rsidP="00000000" w:rsidRDefault="00000000" w:rsidRPr="00000000" w14:paraId="00000079">
      <w:pPr>
        <w:shd w:fill="1a5080" w:val="clear"/>
        <w:spacing w:after="0" w:line="276" w:lineRule="auto"/>
        <w:ind w:firstLine="0"/>
        <w:rPr>
          <w:color w:val="ffffff"/>
          <w:sz w:val="28"/>
          <w:szCs w:val="28"/>
        </w:rPr>
      </w:pPr>
      <w:r w:rsidDel="00000000" w:rsidR="00000000" w:rsidRPr="00000000">
        <w:rPr>
          <w:color w:val="ffffff"/>
          <w:sz w:val="28"/>
          <w:szCs w:val="28"/>
          <w:rtl w:val="0"/>
        </w:rPr>
        <w:t xml:space="preserve">CUSTOMER RESPONSIBILITIES</w:t>
      </w:r>
    </w:p>
    <w:p w:rsidR="00000000" w:rsidDel="00000000" w:rsidP="00000000" w:rsidRDefault="00000000" w:rsidRPr="00000000" w14:paraId="0000007A">
      <w:pPr>
        <w:spacing w:after="0" w:line="276" w:lineRule="auto"/>
        <w:ind w:firstLine="0"/>
        <w:rPr/>
      </w:pPr>
      <w:r w:rsidDel="00000000" w:rsidR="00000000" w:rsidRPr="00000000">
        <w:rPr>
          <w:rtl w:val="0"/>
        </w:rPr>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7"/>
        <w:gridCol w:w="829"/>
        <w:gridCol w:w="555"/>
        <w:gridCol w:w="7255"/>
        <w:tblGridChange w:id="0">
          <w:tblGrid>
            <w:gridCol w:w="387"/>
            <w:gridCol w:w="829"/>
            <w:gridCol w:w="555"/>
            <w:gridCol w:w="7255"/>
          </w:tblGrid>
        </w:tblGridChange>
      </w:tblGrid>
      <w:tr>
        <w:trPr>
          <w:cantSplit w:val="0"/>
          <w:tblHeader w:val="0"/>
        </w:trPr>
        <w:tc>
          <w:tcPr/>
          <w:p w:rsidR="00000000" w:rsidDel="00000000" w:rsidP="00000000" w:rsidRDefault="00000000" w:rsidRPr="00000000" w14:paraId="0000007B">
            <w:pPr>
              <w:spacing w:line="276" w:lineRule="auto"/>
              <w:ind w:firstLine="0"/>
              <w:rPr/>
            </w:pPr>
            <w:r w:rsidDel="00000000" w:rsidR="00000000" w:rsidRPr="00000000">
              <w:rPr>
                <w:rtl w:val="0"/>
              </w:rPr>
            </w:r>
          </w:p>
        </w:tc>
        <w:tc>
          <w:tcPr>
            <w:gridSpan w:val="3"/>
          </w:tcPr>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provide a GDPR/Privacy statement for VividWorks if such is needed.</w:t>
            </w:r>
          </w:p>
        </w:tc>
      </w:tr>
      <w:tr>
        <w:trPr>
          <w:cantSplit w:val="0"/>
          <w:tblHeader w:val="0"/>
        </w:trPr>
        <w:tc>
          <w:tcPr/>
          <w:p w:rsidR="00000000" w:rsidDel="00000000" w:rsidP="00000000" w:rsidRDefault="00000000" w:rsidRPr="00000000" w14:paraId="0000007F">
            <w:pPr>
              <w:spacing w:line="276" w:lineRule="auto"/>
              <w:ind w:firstLine="0"/>
              <w:rPr/>
            </w:pPr>
            <w:r w:rsidDel="00000000" w:rsidR="00000000" w:rsidRPr="00000000">
              <w:rPr>
                <w:rtl w:val="0"/>
              </w:rPr>
            </w:r>
          </w:p>
        </w:tc>
        <w:tc>
          <w:tcPr>
            <w:gridSpan w:val="3"/>
          </w:tcPr>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provide all the needed reference materials and documentation including, but not limited to:</w:t>
            </w:r>
          </w:p>
        </w:tc>
      </w:tr>
      <w:tr>
        <w:trPr>
          <w:cantSplit w:val="0"/>
          <w:tblHeader w:val="0"/>
        </w:trPr>
        <w:tc>
          <w:tcPr/>
          <w:p w:rsidR="00000000" w:rsidDel="00000000" w:rsidP="00000000" w:rsidRDefault="00000000" w:rsidRPr="00000000" w14:paraId="00000083">
            <w:pPr>
              <w:spacing w:line="276" w:lineRule="auto"/>
              <w:ind w:firstLine="0"/>
              <w:rPr/>
            </w:pPr>
            <w:r w:rsidDel="00000000" w:rsidR="00000000" w:rsidRPr="00000000">
              <w:rPr>
                <w:rtl w:val="0"/>
              </w:rPr>
            </w:r>
          </w:p>
        </w:tc>
        <w:tc>
          <w:tcPr/>
          <w:p w:rsidR="00000000" w:rsidDel="00000000" w:rsidP="00000000" w:rsidRDefault="00000000" w:rsidRPr="00000000" w14:paraId="00000084">
            <w:pPr>
              <w:spacing w:line="276" w:lineRule="auto"/>
              <w:ind w:firstLine="0"/>
              <w:rPr/>
            </w:pPr>
            <w:r w:rsidDel="00000000" w:rsidR="00000000" w:rsidRPr="00000000">
              <w:rPr>
                <w:rtl w:val="0"/>
              </w:rPr>
            </w:r>
          </w:p>
        </w:tc>
        <w:tc>
          <w:tcPr>
            <w:gridSpan w:val="2"/>
          </w:tcPr>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Products documentation covering e.g.,</w:t>
            </w:r>
          </w:p>
        </w:tc>
      </w:tr>
      <w:tr>
        <w:trPr>
          <w:cantSplit w:val="0"/>
          <w:tblHeader w:val="0"/>
        </w:trPr>
        <w:tc>
          <w:tcPr/>
          <w:p w:rsidR="00000000" w:rsidDel="00000000" w:rsidP="00000000" w:rsidRDefault="00000000" w:rsidRPr="00000000" w14:paraId="00000087">
            <w:pPr>
              <w:spacing w:line="276" w:lineRule="auto"/>
              <w:ind w:firstLine="0"/>
              <w:rPr/>
            </w:pPr>
            <w:r w:rsidDel="00000000" w:rsidR="00000000" w:rsidRPr="00000000">
              <w:rPr>
                <w:rtl w:val="0"/>
              </w:rPr>
            </w:r>
          </w:p>
        </w:tc>
        <w:tc>
          <w:tcPr/>
          <w:p w:rsidR="00000000" w:rsidDel="00000000" w:rsidP="00000000" w:rsidRDefault="00000000" w:rsidRPr="00000000" w14:paraId="00000088">
            <w:pPr>
              <w:spacing w:line="276" w:lineRule="auto"/>
              <w:ind w:firstLine="0"/>
              <w:rPr/>
            </w:pPr>
            <w:r w:rsidDel="00000000" w:rsidR="00000000" w:rsidRPr="00000000">
              <w:rPr>
                <w:rtl w:val="0"/>
              </w:rPr>
            </w:r>
          </w:p>
        </w:tc>
        <w:tc>
          <w:tcPr/>
          <w:p w:rsidR="00000000" w:rsidDel="00000000" w:rsidP="00000000" w:rsidRDefault="00000000" w:rsidRPr="00000000" w14:paraId="00000089">
            <w:pPr>
              <w:spacing w:line="276" w:lineRule="auto"/>
              <w:ind w:firstLine="0"/>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Change w:author="Robert Gutierrez" w:id="13" w:date="2026-09-10T17:17:10Z">
                  <w:rPr>
                    <w:b w:val="0"/>
                    <w:bCs w:val="0"/>
                    <w:i w:val="0"/>
                    <w:iCs w:val="0"/>
                    <w:smallCaps w:val="0"/>
                    <w:strike w:val="0"/>
                    <w:color w:val="000000"/>
                    <w:sz w:val="20"/>
                    <w:szCs w:val="20"/>
                    <w:u w:val="none"/>
                    <w:shd w:fill="auto" w:val="clear"/>
                    <w:vertAlign w:val="baseline"/>
                  </w:rPr>
                </w:rPrChange>
              </w:rPr>
              <w:pPrChange w:author="Robert Gutierrez" w:id="0" w:date="2026-09-10T17:17:10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pPr>
              </w:pPrChange>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names</w:t>
            </w:r>
            <w:r w:rsidDel="00000000" w:rsidR="00000000" w:rsidRPr="00000000">
              <w:rPr>
                <w:rtl w:val="0"/>
              </w:rPr>
            </w:r>
          </w:p>
        </w:tc>
      </w:tr>
      <w:tr>
        <w:trPr>
          <w:cantSplit w:val="0"/>
          <w:tblHeader w:val="0"/>
        </w:trPr>
        <w:tc>
          <w:tcPr/>
          <w:p w:rsidR="00000000" w:rsidDel="00000000" w:rsidP="00000000" w:rsidRDefault="00000000" w:rsidRPr="00000000" w14:paraId="0000008B">
            <w:pPr>
              <w:spacing w:line="276" w:lineRule="auto"/>
              <w:ind w:firstLine="0"/>
              <w:rPr/>
            </w:pPr>
            <w:r w:rsidDel="00000000" w:rsidR="00000000" w:rsidRPr="00000000">
              <w:rPr>
                <w:rtl w:val="0"/>
              </w:rPr>
            </w:r>
          </w:p>
        </w:tc>
        <w:tc>
          <w:tcPr/>
          <w:p w:rsidR="00000000" w:rsidDel="00000000" w:rsidP="00000000" w:rsidRDefault="00000000" w:rsidRPr="00000000" w14:paraId="0000008C">
            <w:pPr>
              <w:spacing w:line="276" w:lineRule="auto"/>
              <w:ind w:firstLine="0"/>
              <w:rPr/>
            </w:pPr>
            <w:r w:rsidDel="00000000" w:rsidR="00000000" w:rsidRPr="00000000">
              <w:rPr>
                <w:rtl w:val="0"/>
              </w:rPr>
            </w:r>
          </w:p>
        </w:tc>
        <w:tc>
          <w:tcPr/>
          <w:p w:rsidR="00000000" w:rsidDel="00000000" w:rsidP="00000000" w:rsidRDefault="00000000" w:rsidRPr="00000000" w14:paraId="0000008D">
            <w:pPr>
              <w:spacing w:line="276" w:lineRule="auto"/>
              <w:ind w:firstLine="0"/>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Images</w:t>
            </w:r>
          </w:p>
        </w:tc>
      </w:tr>
      <w:tr>
        <w:trPr>
          <w:cantSplit w:val="0"/>
          <w:tblHeader w:val="0"/>
        </w:trPr>
        <w:tc>
          <w:tcPr/>
          <w:p w:rsidR="00000000" w:rsidDel="00000000" w:rsidP="00000000" w:rsidRDefault="00000000" w:rsidRPr="00000000" w14:paraId="0000008F">
            <w:pPr>
              <w:spacing w:line="276" w:lineRule="auto"/>
              <w:ind w:firstLine="0"/>
              <w:rPr/>
            </w:pPr>
            <w:r w:rsidDel="00000000" w:rsidR="00000000" w:rsidRPr="00000000">
              <w:rPr>
                <w:rtl w:val="0"/>
              </w:rPr>
            </w:r>
          </w:p>
        </w:tc>
        <w:tc>
          <w:tcPr/>
          <w:p w:rsidR="00000000" w:rsidDel="00000000" w:rsidP="00000000" w:rsidRDefault="00000000" w:rsidRPr="00000000" w14:paraId="00000090">
            <w:pPr>
              <w:spacing w:line="276" w:lineRule="auto"/>
              <w:ind w:firstLine="0"/>
              <w:rPr/>
            </w:pPr>
            <w:r w:rsidDel="00000000" w:rsidR="00000000" w:rsidRPr="00000000">
              <w:rPr>
                <w:rtl w:val="0"/>
              </w:rPr>
            </w:r>
          </w:p>
        </w:tc>
        <w:tc>
          <w:tcPr/>
          <w:p w:rsidR="00000000" w:rsidDel="00000000" w:rsidP="00000000" w:rsidRDefault="00000000" w:rsidRPr="00000000" w14:paraId="00000091">
            <w:pPr>
              <w:spacing w:line="276" w:lineRule="auto"/>
              <w:ind w:firstLine="0"/>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elements (e.g. different parts)</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Products’ &amp; product elements’ measurements</w:t>
            </w:r>
          </w:p>
        </w:tc>
      </w:tr>
      <w:tr>
        <w:trPr>
          <w:cantSplit w:val="0"/>
          <w:tblHeader w:val="0"/>
        </w:trPr>
        <w:tc>
          <w:tcPr/>
          <w:p w:rsidR="00000000" w:rsidDel="00000000" w:rsidP="00000000" w:rsidRDefault="00000000" w:rsidRPr="00000000" w14:paraId="00000094">
            <w:pPr>
              <w:spacing w:line="276" w:lineRule="auto"/>
              <w:ind w:firstLine="0"/>
              <w:rPr/>
            </w:pPr>
            <w:r w:rsidDel="00000000" w:rsidR="00000000" w:rsidRPr="00000000">
              <w:rPr>
                <w:rtl w:val="0"/>
              </w:rPr>
            </w:r>
          </w:p>
        </w:tc>
        <w:tc>
          <w:tcPr/>
          <w:p w:rsidR="00000000" w:rsidDel="00000000" w:rsidP="00000000" w:rsidRDefault="00000000" w:rsidRPr="00000000" w14:paraId="00000095">
            <w:pPr>
              <w:spacing w:line="276" w:lineRule="auto"/>
              <w:ind w:firstLine="0"/>
              <w:rPr/>
            </w:pPr>
            <w:r w:rsidDel="00000000" w:rsidR="00000000" w:rsidRPr="00000000">
              <w:rPr>
                <w:rtl w:val="0"/>
              </w:rPr>
            </w:r>
          </w:p>
        </w:tc>
        <w:tc>
          <w:tcPr/>
          <w:p w:rsidR="00000000" w:rsidDel="00000000" w:rsidP="00000000" w:rsidRDefault="00000000" w:rsidRPr="00000000" w14:paraId="00000096">
            <w:pPr>
              <w:spacing w:line="276" w:lineRule="auto"/>
              <w:ind w:firstLine="0"/>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options (e.g. colors, accessories)</w:t>
            </w:r>
          </w:p>
        </w:tc>
      </w:tr>
      <w:tr>
        <w:trPr>
          <w:cantSplit w:val="0"/>
          <w:tblHeader w:val="0"/>
        </w:trPr>
        <w:tc>
          <w:tcPr/>
          <w:p w:rsidR="00000000" w:rsidDel="00000000" w:rsidP="00000000" w:rsidRDefault="00000000" w:rsidRPr="00000000" w14:paraId="00000098">
            <w:pPr>
              <w:spacing w:line="276" w:lineRule="auto"/>
              <w:ind w:firstLine="0"/>
              <w:rPr/>
            </w:pPr>
            <w:r w:rsidDel="00000000" w:rsidR="00000000" w:rsidRPr="00000000">
              <w:rPr>
                <w:rtl w:val="0"/>
              </w:rPr>
            </w:r>
          </w:p>
        </w:tc>
        <w:tc>
          <w:tcPr/>
          <w:p w:rsidR="00000000" w:rsidDel="00000000" w:rsidP="00000000" w:rsidRDefault="00000000" w:rsidRPr="00000000" w14:paraId="00000099">
            <w:pPr>
              <w:spacing w:line="276" w:lineRule="auto"/>
              <w:ind w:firstLine="0"/>
              <w:rPr/>
            </w:pPr>
            <w:r w:rsidDel="00000000" w:rsidR="00000000" w:rsidRPr="00000000">
              <w:rPr>
                <w:rtl w:val="0"/>
              </w:rPr>
            </w:r>
          </w:p>
        </w:tc>
        <w:tc>
          <w:tcPr/>
          <w:p w:rsidR="00000000" w:rsidDel="00000000" w:rsidP="00000000" w:rsidRDefault="00000000" w:rsidRPr="00000000" w14:paraId="0000009A">
            <w:pPr>
              <w:spacing w:line="276" w:lineRule="auto"/>
              <w:ind w:firstLine="0"/>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Instructions and explanations of the rules associated with products &amp; their elements and options</w:t>
            </w:r>
          </w:p>
        </w:tc>
      </w:tr>
      <w:tr>
        <w:trPr>
          <w:cantSplit w:val="0"/>
          <w:tblHeader w:val="0"/>
        </w:trPr>
        <w:tc>
          <w:tcPr/>
          <w:p w:rsidR="00000000" w:rsidDel="00000000" w:rsidP="00000000" w:rsidRDefault="00000000" w:rsidRPr="00000000" w14:paraId="0000009C">
            <w:pPr>
              <w:spacing w:line="276" w:lineRule="auto"/>
              <w:ind w:firstLine="0"/>
              <w:rPr/>
            </w:pPr>
            <w:r w:rsidDel="00000000" w:rsidR="00000000" w:rsidRPr="00000000">
              <w:rPr>
                <w:rtl w:val="0"/>
              </w:rPr>
            </w:r>
          </w:p>
        </w:tc>
        <w:tc>
          <w:tcPr/>
          <w:p w:rsidR="00000000" w:rsidDel="00000000" w:rsidP="00000000" w:rsidRDefault="00000000" w:rsidRPr="00000000" w14:paraId="0000009D">
            <w:pPr>
              <w:spacing w:line="276" w:lineRule="auto"/>
              <w:ind w:firstLine="0"/>
              <w:rPr/>
            </w:pPr>
            <w:r w:rsidDel="00000000" w:rsidR="00000000" w:rsidRPr="00000000">
              <w:rPr>
                <w:rtl w:val="0"/>
              </w:rPr>
            </w:r>
          </w:p>
        </w:tc>
        <w:tc>
          <w:tcPr/>
          <w:p w:rsidR="00000000" w:rsidDel="00000000" w:rsidP="00000000" w:rsidRDefault="00000000" w:rsidRPr="00000000" w14:paraId="0000009E">
            <w:pPr>
              <w:spacing w:line="276" w:lineRule="auto"/>
              <w:ind w:firstLine="0"/>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ns w:author="Robert Gutierrez" w:id="14" w:date="2026-09-10T17:17:35Z"/>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SKUs</w:t>
            </w:r>
            <w:ins w:author="Robert Gutierrez" w:id="14" w:date="2026-09-10T17:17:35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ins>
          </w:p>
          <w:p w:rsidR="00000000" w:rsidDel="00000000" w:rsidP="00000000" w:rsidRDefault="00000000" w:rsidRPr="00000000" w14:paraId="000000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Change w:author="Robert Gutierrez" w:id="15" w:date="2026-09-10T17:17:35Z">
                  <w:rPr>
                    <w:b w:val="0"/>
                    <w:bCs w:val="0"/>
                    <w:i w:val="0"/>
                    <w:iCs w:val="0"/>
                    <w:smallCaps w:val="0"/>
                    <w:strike w:val="0"/>
                    <w:color w:val="000000"/>
                    <w:sz w:val="20"/>
                    <w:szCs w:val="20"/>
                    <w:u w:val="none"/>
                    <w:shd w:fill="auto" w:val="clear"/>
                    <w:vertAlign w:val="baseline"/>
                  </w:rPr>
                </w:rPrChange>
              </w:rPr>
              <w:pPrChange w:author="Robert Gutierrez" w:id="0" w:date="2026-09-10T17:17:35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pPrChange>
            </w:pPr>
            <w:ins w:author="Robert Gutierrez" w:id="14" w:date="2026-09-10T17:17:35Z">
              <w:r w:rsidDel="00000000" w:rsidR="00000000" w:rsidRPr="00000000">
                <w:rPr>
                  <w:rtl w:val="0"/>
                  <w:rPrChange w:author="Robert Gutierrez" w:id="15" w:date="2026-09-10T17:17:35Z">
                    <w:rPr>
                      <w:rFonts w:ascii="Calibri" w:cs="Calibri" w:eastAsia="Calibri" w:hAnsi="Calibri"/>
                      <w:b w:val="0"/>
                      <w:bCs w:val="0"/>
                      <w:i w:val="0"/>
                      <w:iCs w:val="0"/>
                      <w:smallCaps w:val="0"/>
                      <w:strike w:val="0"/>
                      <w:color w:val="000000"/>
                      <w:sz w:val="20"/>
                      <w:szCs w:val="20"/>
                      <w:u w:val="none"/>
                      <w:shd w:fill="auto" w:val="clear"/>
                      <w:vertAlign w:val="baseline"/>
                    </w:rPr>
                  </w:rPrChange>
                </w:rPr>
                <w:t xml:space="preserve">Customer will provide the required Master SKU dictionary and formatting logic; Supplier is responsible for writing the logic within the configurator to dynamically assemble and output these exact SKUs based on user selections</w:t>
              </w:r>
            </w:ins>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Price lists</w:t>
            </w:r>
          </w:p>
        </w:tc>
      </w:tr>
      <w:tr>
        <w:trPr>
          <w:cantSplit w:val="0"/>
          <w:tblHeader w:val="0"/>
        </w:trPr>
        <w:tc>
          <w:tcPr/>
          <w:p w:rsidR="00000000" w:rsidDel="00000000" w:rsidP="00000000" w:rsidRDefault="00000000" w:rsidRPr="00000000" w14:paraId="000000A2">
            <w:pPr>
              <w:spacing w:line="276" w:lineRule="auto"/>
              <w:ind w:firstLine="0"/>
              <w:rPr/>
            </w:pPr>
            <w:r w:rsidDel="00000000" w:rsidR="00000000" w:rsidRPr="00000000">
              <w:rPr>
                <w:rtl w:val="0"/>
              </w:rPr>
            </w:r>
          </w:p>
        </w:tc>
        <w:tc>
          <w:tcPr>
            <w:gridSpan w:val="3"/>
          </w:tcPr>
          <w:p w:rsidR="00000000" w:rsidDel="00000000" w:rsidP="00000000" w:rsidRDefault="00000000" w:rsidRPr="00000000" w14:paraId="000000A3">
            <w:pPr>
              <w:spacing w:line="276" w:lineRule="auto"/>
              <w:ind w:firstLine="0"/>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276" w:lineRule="auto"/>
              <w:ind w:firstLine="0"/>
              <w:rPr/>
            </w:pPr>
            <w:r w:rsidDel="00000000" w:rsidR="00000000" w:rsidRPr="00000000">
              <w:rPr>
                <w:rtl w:val="0"/>
              </w:rPr>
            </w:r>
          </w:p>
        </w:tc>
        <w:tc>
          <w:tcPr/>
          <w:p w:rsidR="00000000" w:rsidDel="00000000" w:rsidP="00000000" w:rsidRDefault="00000000" w:rsidRPr="00000000" w14:paraId="000000A7">
            <w:pPr>
              <w:spacing w:line="276" w:lineRule="auto"/>
              <w:ind w:firstLine="0"/>
              <w:rPr/>
            </w:pPr>
            <w:r w:rsidDel="00000000" w:rsidR="00000000" w:rsidRPr="00000000">
              <w:rPr>
                <w:rtl w:val="0"/>
              </w:rPr>
            </w:r>
          </w:p>
        </w:tc>
        <w:tc>
          <w:tcPr>
            <w:gridSpan w:val="2"/>
          </w:tcPr>
          <w:p w:rsidR="00000000" w:rsidDel="00000000" w:rsidP="00000000" w:rsidRDefault="00000000" w:rsidRPr="00000000" w14:paraId="000000A8">
            <w:pPr>
              <w:spacing w:line="276"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line="276" w:lineRule="auto"/>
              <w:ind w:firstLine="0"/>
              <w:rPr/>
            </w:pPr>
            <w:r w:rsidDel="00000000" w:rsidR="00000000" w:rsidRPr="00000000">
              <w:rPr>
                <w:rtl w:val="0"/>
              </w:rPr>
            </w:r>
          </w:p>
        </w:tc>
        <w:tc>
          <w:tcPr>
            <w:gridSpan w:val="3"/>
          </w:tcPr>
          <w:p w:rsidR="00000000" w:rsidDel="00000000" w:rsidP="00000000" w:rsidRDefault="00000000" w:rsidRPr="00000000" w14:paraId="000000AB">
            <w:pPr>
              <w:spacing w:line="276" w:lineRule="auto"/>
              <w:ind w:firstLine="0"/>
              <w:rPr>
                <w:color w:val="000000"/>
                <w:highlight w:val="red"/>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line="276" w:lineRule="auto"/>
              <w:ind w:firstLine="0"/>
              <w:rPr/>
            </w:pPr>
            <w:r w:rsidDel="00000000" w:rsidR="00000000" w:rsidRPr="00000000">
              <w:rPr>
                <w:rtl w:val="0"/>
              </w:rPr>
            </w:r>
          </w:p>
        </w:tc>
        <w:tc>
          <w:tcPr>
            <w:gridSpan w:val="3"/>
          </w:tcPr>
          <w:p w:rsidR="00000000" w:rsidDel="00000000" w:rsidP="00000000" w:rsidRDefault="00000000" w:rsidRPr="00000000" w14:paraId="000000AF">
            <w:pPr>
              <w:spacing w:line="276" w:lineRule="auto"/>
              <w:ind w:firstLine="0"/>
              <w:rPr>
                <w:color w:val="000000"/>
              </w:rPr>
            </w:pPr>
            <w:r w:rsidDel="00000000" w:rsidR="00000000" w:rsidRPr="00000000">
              <w:rPr>
                <w:rtl w:val="0"/>
              </w:rPr>
            </w:r>
          </w:p>
        </w:tc>
      </w:tr>
    </w:tbl>
    <w:p w:rsidR="00000000" w:rsidDel="00000000" w:rsidP="00000000" w:rsidRDefault="00000000" w:rsidRPr="00000000" w14:paraId="000000B2">
      <w:pPr>
        <w:shd w:fill="1a5080" w:val="clear"/>
        <w:spacing w:after="0" w:line="276" w:lineRule="auto"/>
        <w:ind w:firstLine="0"/>
        <w:rPr>
          <w:color w:val="ffffff"/>
          <w:sz w:val="28"/>
          <w:szCs w:val="28"/>
        </w:rPr>
      </w:pPr>
      <w:r w:rsidDel="00000000" w:rsidR="00000000" w:rsidRPr="00000000">
        <w:rPr>
          <w:color w:val="ffffff"/>
          <w:sz w:val="28"/>
          <w:szCs w:val="28"/>
          <w:rtl w:val="0"/>
        </w:rPr>
        <w:t xml:space="preserve">OPERATING ENVIRONMENT</w:t>
      </w:r>
    </w:p>
    <w:p w:rsidR="00000000" w:rsidDel="00000000" w:rsidP="00000000" w:rsidRDefault="00000000" w:rsidRPr="00000000" w14:paraId="000000B3">
      <w:pPr>
        <w:spacing w:after="0" w:line="276" w:lineRule="auto"/>
        <w:ind w:firstLine="0"/>
        <w:rPr>
          <w:color w:val="000000"/>
        </w:rPr>
      </w:pPr>
      <w:r w:rsidDel="00000000" w:rsidR="00000000" w:rsidRPr="00000000">
        <w:rPr>
          <w:rtl w:val="0"/>
        </w:rPr>
      </w:r>
    </w:p>
    <w:p w:rsidR="00000000" w:rsidDel="00000000" w:rsidP="00000000" w:rsidRDefault="00000000" w:rsidRPr="00000000" w14:paraId="000000B4">
      <w:pPr>
        <w:spacing w:line="276" w:lineRule="auto"/>
        <w:ind w:firstLine="0"/>
        <w:rPr/>
      </w:pPr>
      <w:r w:rsidDel="00000000" w:rsidR="00000000" w:rsidRPr="00000000">
        <w:rPr>
          <w:color w:val="000000"/>
          <w:rtl w:val="0"/>
        </w:rPr>
        <w:t xml:space="preserve">The solution</w:t>
      </w:r>
      <w:r w:rsidDel="00000000" w:rsidR="00000000" w:rsidRPr="00000000">
        <w:rPr>
          <w:rtl w:val="0"/>
        </w:rPr>
        <w:t xml:space="preserve"> is compatible with:</w:t>
      </w:r>
    </w:p>
    <w:tbl>
      <w:tblPr>
        <w:tblStyle w:val="Table7"/>
        <w:tblW w:w="9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51"/>
        <w:gridCol w:w="6455"/>
        <w:tblGridChange w:id="0">
          <w:tblGrid>
            <w:gridCol w:w="2551"/>
            <w:gridCol w:w="6455"/>
          </w:tblGrid>
        </w:tblGridChange>
      </w:tblGrid>
      <w:tr>
        <w:trPr>
          <w:cantSplit w:val="0"/>
          <w:tblHeader w:val="0"/>
        </w:trPr>
        <w:tc>
          <w:tcPr>
            <w:shd w:fill="e4ecf1"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Operating System</w:t>
            </w:r>
          </w:p>
        </w:tc>
        <w:tc>
          <w:tcPr>
            <w:shd w:fill="e4ecf1"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Supported Browsers</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Windows 10, Windows 11</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Microsoft Edge, Firefox, Chrome &amp; Opera Internet browsers</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OSX versions officially supported by Apple</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Safari, Chrome &amp; Opera Internet browsers.</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iOS versions officially supported by Apple</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Safari, Chrome, Firefox &amp; Opera Internet browsers</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Android, versions officially supported by Google</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Chrome, Firefox &amp; Opera Internet browsers</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e4ecf1"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spacing w:line="276" w:lineRule="auto"/>
        <w:ind w:firstLine="0"/>
        <w:rPr/>
      </w:pPr>
      <w:r w:rsidDel="00000000" w:rsidR="00000000" w:rsidRPr="00000000">
        <w:rPr>
          <w:rtl w:val="0"/>
        </w:rPr>
        <w:t xml:space="preserve">The Supplier cannot completely guarantee </w:t>
      </w:r>
      <w:r w:rsidDel="00000000" w:rsidR="00000000" w:rsidRPr="00000000">
        <w:rPr>
          <w:color w:val="000000"/>
          <w:rtl w:val="0"/>
        </w:rPr>
        <w:t xml:space="preserve">solution</w:t>
      </w:r>
      <w:r w:rsidDel="00000000" w:rsidR="00000000" w:rsidRPr="00000000">
        <w:rPr>
          <w:rtl w:val="0"/>
        </w:rPr>
        <w:t xml:space="preserve"> compatibility with every new browser, or new versions of existing browsers and Operating system, but will make every reasonable effort to ensure compatibility within 6 months of beta release date.</w:t>
      </w:r>
    </w:p>
    <w:p w:rsidR="00000000" w:rsidDel="00000000" w:rsidP="00000000" w:rsidRDefault="00000000" w:rsidRPr="00000000" w14:paraId="000000C2">
      <w:pPr>
        <w:spacing w:line="276" w:lineRule="auto"/>
        <w:ind w:firstLine="0"/>
        <w:rPr/>
      </w:pPr>
      <w:r w:rsidDel="00000000" w:rsidR="00000000" w:rsidRPr="00000000">
        <w:rPr>
          <w:color w:val="000000"/>
          <w:rtl w:val="0"/>
        </w:rPr>
        <w:t xml:space="preserve">The solution</w:t>
      </w:r>
      <w:r w:rsidDel="00000000" w:rsidR="00000000" w:rsidRPr="00000000">
        <w:rPr>
          <w:rtl w:val="0"/>
        </w:rPr>
        <w:t xml:space="preserve"> is hosted by VividWorks in Microsoft Azure environment. </w:t>
      </w:r>
      <w:r w:rsidDel="00000000" w:rsidR="00000000" w:rsidRPr="00000000">
        <w:rPr>
          <w:color w:val="000000"/>
          <w:rtl w:val="0"/>
        </w:rPr>
        <w:t xml:space="preserve">The solution </w:t>
      </w:r>
      <w:r w:rsidDel="00000000" w:rsidR="00000000" w:rsidRPr="00000000">
        <w:rPr>
          <w:rtl w:val="0"/>
        </w:rPr>
        <w:t xml:space="preserve">uses a Shared Service Plan in region listed in the Hosting Plan below:</w:t>
      </w:r>
    </w:p>
    <w:tbl>
      <w:tblPr>
        <w:tblStyle w:val="Table8"/>
        <w:tblW w:w="9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89"/>
        <w:gridCol w:w="7117"/>
        <w:tblGridChange w:id="0">
          <w:tblGrid>
            <w:gridCol w:w="1889"/>
            <w:gridCol w:w="7117"/>
          </w:tblGrid>
        </w:tblGridChange>
      </w:tblGrid>
      <w:tr>
        <w:trPr>
          <w:cantSplit w:val="0"/>
          <w:tblHeader w:val="0"/>
        </w:trPr>
        <w:tc>
          <w:tcPr>
            <w:shd w:fill="e4ecf1"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Hosting Plan</w:t>
            </w:r>
          </w:p>
        </w:tc>
        <w:tc>
          <w:tcPr>
            <w:shd w:fill="e4ecf1"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Region</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Shared Service Plan</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United States</w:t>
            </w:r>
          </w:p>
        </w:tc>
      </w:tr>
    </w:tbl>
    <w:p w:rsidR="00000000" w:rsidDel="00000000" w:rsidP="00000000" w:rsidRDefault="00000000" w:rsidRPr="00000000" w14:paraId="000000C7">
      <w:pPr>
        <w:spacing w:after="0" w:line="259" w:lineRule="auto"/>
        <w:ind w:firstLine="0"/>
        <w:rPr>
          <w:sz w:val="28"/>
          <w:szCs w:val="28"/>
        </w:rPr>
      </w:pPr>
      <w:r w:rsidDel="00000000" w:rsidR="00000000" w:rsidRPr="00000000">
        <w:rPr>
          <w:rtl w:val="0"/>
        </w:rPr>
      </w:r>
    </w:p>
    <w:p w:rsidR="00000000" w:rsidDel="00000000" w:rsidP="00000000" w:rsidRDefault="00000000" w:rsidRPr="00000000" w14:paraId="000000C8">
      <w:pPr>
        <w:shd w:fill="1a5080" w:val="clear"/>
        <w:spacing w:after="0" w:line="259" w:lineRule="auto"/>
        <w:ind w:firstLine="0"/>
        <w:rPr>
          <w:color w:val="ffffff"/>
          <w:sz w:val="28"/>
          <w:szCs w:val="28"/>
        </w:rPr>
      </w:pPr>
      <w:r w:rsidDel="00000000" w:rsidR="00000000" w:rsidRPr="00000000">
        <w:rPr>
          <w:color w:val="ffffff"/>
          <w:sz w:val="28"/>
          <w:szCs w:val="28"/>
          <w:rtl w:val="0"/>
        </w:rPr>
        <w:t xml:space="preserve">CUSTOMER PRODUCTS, OPTIONS AND MATERIALS INCLUDED IN SCOPE</w:t>
      </w:r>
    </w:p>
    <w:p w:rsidR="00000000" w:rsidDel="00000000" w:rsidP="00000000" w:rsidRDefault="00000000" w:rsidRPr="00000000" w14:paraId="000000C9">
      <w:pPr>
        <w:spacing w:after="0" w:line="259" w:lineRule="auto"/>
        <w:ind w:firstLine="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will detail the specific configurations, rules, and requirements for the products included in the 3D Product Configurator, including how modularity, materials, and finishes are implemented within the 3D environment. All the products, elements or options may not have visual representation as they are implemented and presented as a sign or a user selectable option only without any visualization (“Shopping basket item”).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products included in the Phase 1 delivery of 3D Product Configurator:</w:t>
      </w:r>
      <w:r w:rsidDel="00000000" w:rsidR="00000000" w:rsidRPr="00000000">
        <w:rPr>
          <w:rtl w:val="0"/>
        </w:rPr>
      </w:r>
    </w:p>
    <w:tbl>
      <w:tblPr>
        <w:tblStyle w:val="Table9"/>
        <w:tblW w:w="8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30"/>
        <w:tblGridChange w:id="0">
          <w:tblGrid>
            <w:gridCol w:w="8530"/>
          </w:tblGrid>
        </w:tblGridChange>
      </w:tblGrid>
      <w:tr>
        <w:trPr>
          <w:cantSplit w:val="0"/>
          <w:trHeight w:val="300" w:hRule="atLeast"/>
          <w:tblHeader w:val="0"/>
        </w:trPr>
        <w:tc>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CLUB CHAIR 34"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SWIVEL CHAIR 34"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LOVESEAT 60"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MINI LOVESEAT 48"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SOFA 72"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SOFA 84"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SOFA 96"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ARMLESS SOFA 72"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ARMLESS MINI LOVESEAT 48"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ARMLESS SOFA 72"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ARMLESS SOFA 84"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ARMLESS SOFA 96"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CORNER SOFA 72"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CORNER SOFA 84"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CORNER SOFA 96"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CORNER CHAISE 72"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CORNER CHAISE 84"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SINGLE CHAISE LOUNGE 30" x 79" x 14"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DOUBLE CHAISE LOUNGE 58" x 79" x 14"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ROUND DAYBED 84" DIAMETER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DAYBED 72" x 72" x 27"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DAYBED 84" x 72" x 27"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DAYBED 84" x 84" x 27"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SINGLE CHAISE LOUNGE 38" x 79" x 11"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TRANSITIONAL DOUBLE CHAISE 48" x 72"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TRANSITIONAL SINGLE CHAISE 36" x 72"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DOUBLE CHAISE LOUNGE 58" x 79" x 11"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CLUB CHAIR w/METAL ARM 34"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SWIVEL CHAIR 34"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SOFA 72"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SOFA 84"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SOFA 96"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MINI LOVESEAT 48"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LOVESEAT 60" x 38" x 33"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SINGLE CHAISE LOUNGE 36" x 79" x 14"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DOUBLE CHAISE LOUNGE 58" x 79" x 14"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CLUB CHAIR 32" x 36" x 16"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22" x 60"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22" x 72"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34" x 60"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56" x 42"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ONE-SIDED SOFA 72" x 36" x 16"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ONE SIDED SOFA 84" x 36" x 16"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ONE-SIDED SOFA 96" x 36" x 16"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DOUBLE-SIDED SOFA 60" x 62" x 16"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T-SHAPED SOFA 62" x 42" x 22" x 16"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ROUND SIDE TABLE 36"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28"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36" x 36"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36"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42"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42"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56"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28"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36"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36"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42"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42"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56" x 56"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28"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TABLE 34" X 12"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 TABLE 13" x 30"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(BAR HEIGHT) 36" x 36"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(BAR HEIGHT) 42" x 42"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(COUNTER HEIGHT) 36" x 36"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(COUNTER HEIGHT) 42" x 42"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(DINING HEIGHT) 36" x 36"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(DINING HEIGHT) 42" x 42"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DINING BENCH w/NO ARMS 72" x 22"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DINING BENCH w/NO ARMS 96" x 22"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LEG BARSTOOL (BAR HEIGHT) 18" x 18" x 30"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LEG BARSTOOL (COUNTER HEIGHT) 18" x 18"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LEG BENCH (DINING HEIGHT) 42" x 18"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LEG CHAIR (DINING HEIGHT) 18" x 18"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HALF BACK BARSTOOL (BAR HEIGHT) 17" x 21" x 30"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HALF BACK BARSTOOL (COUNTER HEIGHT) 17" x 21"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BARSTOOL (BAR HEIGHT) 19" x 23" x 30"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BARSTOOL (COUNTER HEIGHT) 19" x 23"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BARSTOOL w/ARMS (BAR HEIGHT) 24" x 23" x 30"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CHAIR w/ARMS (DINING HEIGHT) 24" x 23"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22" x 30"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22" x 42"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22" x 60"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22" x 72"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OTTOMAN 30" x 22"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60" ROUND SWING 72" x 12"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66" x 42" x 23"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72" x 42" x 23"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96" x 32" x 23"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SQUARE PILLOW 17"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SQUARE PILLOW 23" X 23"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LUMBAR PILLOW 12" X 24"</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KINDLE LIVING HEATER (Allison)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KINDLE LIVING LAMP (Allison)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LAYLO LOUNGER, NO RISERS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LAYLO LOUNGER W/4" RISERS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FREELO CHAIR SPLASH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TWO SHAYZ LOUNGERS FOR 5" DEPTH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MOON CHAIR W/CUP HOLDERS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TWO WOOSAH CHAIRS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Ripple Table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LIDO UMBRELLA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CANTILEVER UMBRELLA w/BASE</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products included in the Phase 2 delivery of 3D Product Configurator will be confirmed after Phase 1. The current remaining catalog of the Customer is listed as below reference. Phase 2 product scope will be selected from the SKU list below. </w:t>
      </w:r>
    </w:p>
    <w:tbl>
      <w:tblPr>
        <w:tblStyle w:val="Table10"/>
        <w:tblW w:w="8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30"/>
        <w:tblGridChange w:id="0">
          <w:tblGrid>
            <w:gridCol w:w="8530"/>
          </w:tblGrid>
        </w:tblGridChange>
      </w:tblGrid>
      <w:tr>
        <w:trPr>
          <w:cantSplit w:val="0"/>
          <w:trHeight w:val="300" w:hRule="atLeast"/>
          <w:tblHeader w:val="0"/>
        </w:trPr>
        <w:tc>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SWIVEL CHAIR W/DEKTON SIDEARM</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MINI LOVESEAT 48"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ARMLESS SOFA 34" x 34"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OVERSIZED CHAISE 72" x 42"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OVERSIZED CHAISE 84" x 42" x 31"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SOFA 60"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SOFA 72"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SOFA 84"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SOFA 96"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CORNER SOFA 72"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CORNER SOFA 84"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CORNER SOFA 96" x 34"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CORNER CHAISE 84" x 42" x 30"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SWIVEL CHAIR W/DEKTON SIDEARM 34" x 38" x 33"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34" x 42"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34" x 34"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OTTOMAN 34" x 72"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MILAN ONE-SIDED SOFA (base)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SIDE TABLE 20" x 20"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(unspecified size)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42"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COFFEE TABLE 56"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SIDE TABLE 20" x 20"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36" x 36"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42"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COFFEE TABLE 56"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ANGULAR SIDE TABLE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TABLE 72" X 12"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TABLE 84" X 12"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TABLE 34" X 12" (alt)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TABLE 96" X 12"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TRIANGLE SIDE TABLE 32" x 32"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U SIDE TABLE 13" x 30" x 21"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SIDE TABLE 40" x 13" x 12"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ROUND TABLE (DINING HEIGHT) 42"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ROUND TABLE (DINING HEIGHT) 56"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OVAL TABLE 108" X 56"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42" x 120"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42"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42" x 96"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56" x 120"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56" x 56"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56"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(BAR HEIGHT) 56" x 96"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42" x 120"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42"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42" x 96"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56" x 120"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56" x 56"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56"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(COUNTER HEIGHT) 56" x 96"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(DINING HEIGHT) 56" x 72"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TABLE (DINING HEIGHT) 56" x 96"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(BAR HEIGHT) 28" x 120"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(BAR HEIGHT) 28"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(BAR HEIGHT) 28" x 96"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(BAR HEIGHT) 36" x 120"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(BAR HEIGHT) 36"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(BAR HEIGHT) 36" x 96"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28"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28" x 120"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28" x 72" x 36" (alt)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28" x 96"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36" x 120"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36"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(COUNTER HEIGHT) 36" x 96"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(DINING HEIGHT) 28" x 120"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(DINING HEIGHT) 28" x 72"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(DINING HEIGHT) 28" x 96"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(DINING HEIGHT) 36" x 120"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(DINING HEIGHT) 36" x 72"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TABLE (DINING HEIGHT) 36" x 96"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(BAR HEIGHT) 36"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(COUNTER HEIGHT) 36"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STAR LEG TABLE (DINING HEIGHT) 36" x 72"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(BAR HEIGHT) 28" x 120"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(BAR HEIGHT) 28"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(BAR HEIGHT) 28" x 96"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(BAR HEIGHT) 36" x 120"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(BAR HEIGHT) 36" x 72"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(BAR HEIGHT) 36" x 96" x 42"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(COUNTER HEIGHT) 28" x 120"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(COUNTER HEIGHT) 28"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(COUNTER HEIGHT) 28" x 96"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(COUNTER HEIGHT) 36" x 120"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(COUNTER HEIGHT) 36" x 72"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(COUNTER HEIGHT) 36" x 96" x 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(DINING HEIGHT) 28" x 120"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(DINING HEIGHT) 28" x 72"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(DINING HEIGHT) 28" x 96"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(DINING HEIGHT) 36" x 120"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(DINING HEIGHT) 36" x 72"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TABLE (DINING HEIGHT) 36" x 96"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FIRE PIT DINING TABLE 84" x 56"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DAISY BASE FIRE PIT DINING TABLE 96" x 56" x 30"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PROPANE FIRE PIT TABLE 56" x 42" x 21"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PROPANE FIRE PIT TABLE 42" x 42" x 21"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FIRE PIT TABLE 56" x 36"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WATERFALL FIRE PIT TABLE 72" x 36"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CUBE FIRE PIT TABLE 56" X 36"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CUBE FIRE PIT TABLE 72" X 36"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LEG BENCH (BAR HEIGHT) 42" x 18" x 30"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FLY LEG BENCH (COUNTER HEIGHT) 42" x 18"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HALF BACK CHAIR (DINING HEIGHT) 17" x 21"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BARSTOOL w/ARMS (COUNTER HEIGHT) 24" x 23"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BENCH (BAR HEIGHT) 24" x 23" x 42"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BENCH (BAR HEIGHT) 72" x 23" x 30"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BENCH (COUNTER HEIGHT) 42" x 23"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BENCH (COUNTER HEIGHT) 72" x 23" x 24"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BENCH (DINING HEIGHT) 42" x 23"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TAYLOR BENCH (DINING HEIGHT) 72" x 23"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ROUNDED BENCH 96" X 34"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ROUNDED BACKED BENCH 96" X 34" X 18" SH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34" x 34"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34" x 42"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34" x 60"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OTTOMAN 34" x 72"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22"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22" x 60"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22"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34" x 34"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34"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34" x 60"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34" x 72"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BROOKLYN OTTOMAN 56" x 42" x 17"</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OTTOMAN 42" x 22"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OTTOMAN 60" x 22"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OCEAN OTTOMAN 72" x 22"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CUBE OTTOMAN 22" x 22" x 16"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CUSTOM STORAGE OTTOMAN 22" x 72" x 23"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66" x 42" w/FRAME x 84"</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FRAME ONLY 66-72" x 42" x 84"</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FRAME ONLY 84"+ Thicker Gauge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72" x 42" w/FRAME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BRAVADA SWING 84" x 42" x 23" BH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CABANA DAYBED 84" x 84" x 78"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CABANA 10' X 10' X 9' w/Sunbrella Top &amp; Curtains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LUMBAR PILLOW (alt size)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TWIN NO 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TWIN 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ZEN COVER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ZEN SHADE SYSTEM, NO 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ZEN SHADE SYSTEM BASES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ADD IRONWOOD (2 ARMS)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PILLOW FOR LOUNGERS W/POCKET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ONE 4 LB. COATED LEAD WEIGHT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TWO 4 LB. COATED LEAD WEIGHTS (8 LBS. TOTAL)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7">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TWO SHAYZ LOUNGERS &amp; TWO SETS OF 4" RISERS, FOR 9" DEPTH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TWO SHAYZ LOUNGERS &amp; TWO SETS OF 8" RISERS, FOR 13" DEPTH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TWO SHAYZ LOUNGERS &amp; TWO SETS OF 12" RISERS FOR 17" DEPTH</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MIBSTER CHAIR W/CUP HOLDERS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MARINA 2x2 UMBRELLA NO 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MARINA UMBRELLA COVER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D">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OCCASIONAL TABLE 56"x14"x36"</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E">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FABRICATED DEKTON SLAB</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CANTILEVER UMBRELLA COVER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CUSTOM STORAGE OTTOMAN 23" x 82"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ZEN TWIN 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FLEXY ZEN 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UNFABRICATED DEKTON SLAB</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WEATHERPROOF COVERS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b w:val="0"/>
                <w:bCs w:val="0"/>
                <w:i w:val="0"/>
                <w:iCs w:val="0"/>
                <w:strike w:val="0"/>
                <w:sz w:val="18"/>
                <w:szCs w:val="18"/>
                <w:u w:val="none"/>
                <w:rtl w:val="0"/>
              </w:rPr>
              <w:t xml:space="preserve">ADD-ON WHEELS FOR CHAISE LOUNGERS</w:t>
            </w: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Exclusions: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project shall not contain user interface customization</w:t>
      </w:r>
      <w:ins w:author="Robert Gutierrez" w:id="16" w:date="2026-09-10T17:18:41Z">
        <w:r w:rsidDel="00000000" w:rsidR="00000000" w:rsidRPr="00000000">
          <w:rPr>
            <w:sz w:val="24"/>
            <w:szCs w:val="24"/>
            <w:rtl w:val="0"/>
            <w:rPrChange w:author="Robert Gutierrez" w:id="17" w:date="2026-09-10T17:18:41Z">
              <w:rPr>
                <w:rFonts w:ascii="Calibri" w:cs="Calibri" w:eastAsia="Calibri" w:hAnsi="Calibri"/>
                <w:b w:val="0"/>
                <w:bCs w:val="0"/>
                <w:i w:val="0"/>
                <w:iCs w:val="0"/>
                <w:smallCaps w:val="0"/>
                <w:strike w:val="0"/>
                <w:color w:val="000000"/>
                <w:sz w:val="24"/>
                <w:szCs w:val="24"/>
                <w:u w:val="none"/>
                <w:shd w:fill="auto" w:val="clear"/>
                <w:vertAlign w:val="baseline"/>
              </w:rPr>
            </w:rPrChange>
          </w:rPr>
          <w:t xml:space="preserve"> outside of aligning the 3D configurator viewer with CC Patio's brand identity as outlined in the initial proposal. </w:t>
        </w:r>
      </w:ins>
      <w:del w:author="Robert Gutierrez" w:id="16" w:date="2026-09-10T17:18:41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84"/>
      <w:jc w:val="center"/>
      <w:rPr>
        <w:rFonts w:ascii="Calibri" w:cs="Calibri" w:eastAsia="Calibri" w:hAnsi="Calibri"/>
        <w:b w:val="0"/>
        <w:bCs w:val="0"/>
        <w:i w:val="0"/>
        <w:iCs w:val="0"/>
        <w:smallCaps w:val="0"/>
        <w:strike w:val="0"/>
        <w:color w:val="a6a6a6"/>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a6a6a6"/>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16"/>
        <w:szCs w:val="16"/>
        <w:u w:val="none"/>
        <w:shd w:fill="auto" w:val="clear"/>
        <w:vertAlign w:val="baseline"/>
        <w:rtl w:val="0"/>
      </w:rPr>
      <w:tab/>
      <w:t xml:space="preserve">Copyright © 2025 VividWorks | contact@vividworks.com |</w:t>
    </w:r>
    <w:r w:rsidDel="00000000" w:rsidR="00000000" w:rsidRPr="00000000">
      <w:rPr>
        <w:rFonts w:ascii="Calibri" w:cs="Calibri" w:eastAsia="Calibri" w:hAnsi="Calibri"/>
        <w:b w:val="0"/>
        <w:bCs w:val="0"/>
        <w:i w:val="0"/>
        <w:iCs w:val="0"/>
        <w:smallCaps w:val="0"/>
        <w:strike w:val="0"/>
        <w:color w:val="ff7c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a6a6a6"/>
        <w:sz w:val="16"/>
        <w:szCs w:val="16"/>
        <w:u w:val="none"/>
        <w:shd w:fill="auto" w:val="clear"/>
        <w:vertAlign w:val="baseline"/>
        <w:rtl w:val="0"/>
      </w:rPr>
      <w:t xml:space="preserve">www.vividworks.com</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8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8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-189546</wp:posOffset>
              </wp:positionH>
              <wp:positionV relativeFrom="paragraph">
                <wp:posOffset>9816783</wp:posOffset>
              </wp:positionV>
              <wp:extent cx="7879080" cy="972185"/>
              <wp:effectExtent b="0" l="0" r="0" t="0"/>
              <wp:wrapNone/>
              <wp:docPr id="1" name=""/>
              <a:graphic>
                <a:graphicData uri="http://schemas.microsoft.com/office/word/2010/wordprocessingShape">
                  <wps:wsp>
                    <wps:cNvSpPr/>
                    <wps:cNvPr id="2" name="Shape 2"/>
                    <wps:spPr>
                      <a:xfrm>
                        <a:off x="1411223" y="3298670"/>
                        <a:ext cx="7869555" cy="962660"/>
                      </a:xfrm>
                      <a:prstGeom prst="rect">
                        <a:avLst/>
                      </a:prstGeom>
                      <a:solidFill>
                        <a:srgbClr val="17161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-189546</wp:posOffset>
              </wp:positionH>
              <wp:positionV relativeFrom="paragraph">
                <wp:posOffset>9816783</wp:posOffset>
              </wp:positionV>
              <wp:extent cx="7879080" cy="97218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879080" cy="9721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257300" cy="29527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57300" cy="295275"/>
                  </a:xfrm>
                  <a:prstGeom prst="rect"/>
                  <a:ln/>
                </pic:spPr>
              </pic:pic>
            </a:graphicData>
          </a:graphic>
        </wp:anchor>
      </w:drawing>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8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4" w:hanging="359.99999999999994"/>
      </w:pPr>
      <w:rPr>
        <w:rFonts w:ascii="Aptos" w:cs="Aptos" w:eastAsia="Aptos" w:hAnsi="Apto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2">
    <w:lvl w:ilvl="0">
      <w:start w:val="1"/>
      <w:numFmt w:val="bullet"/>
      <w:lvlText w:val="-"/>
      <w:lvlJc w:val="left"/>
      <w:pPr>
        <w:ind w:left="644" w:hanging="359.99999999999994"/>
      </w:pPr>
      <w:rPr>
        <w:rFonts w:ascii="Aptos" w:cs="Aptos" w:eastAsia="Aptos" w:hAnsi="Apto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60" w:line="360" w:lineRule="auto"/>
        <w:ind w:firstLine="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a5a5a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a5a5a5"/>
      <w:sz w:val="32"/>
      <w:szCs w:val="32"/>
    </w:rPr>
  </w:style>
  <w:style w:type="paragraph" w:styleId="Heading3">
    <w:name w:val="heading 3"/>
    <w:basedOn w:val="Normal"/>
    <w:next w:val="Normal"/>
    <w:pPr>
      <w:keepNext w:val="1"/>
      <w:keepLines w:val="1"/>
      <w:spacing w:after="80" w:before="160" w:lineRule="auto"/>
    </w:pPr>
    <w:rPr>
      <w:color w:val="a5a5a5"/>
      <w:sz w:val="28"/>
      <w:szCs w:val="28"/>
    </w:rPr>
  </w:style>
  <w:style w:type="paragraph" w:styleId="Heading4">
    <w:name w:val="heading 4"/>
    <w:basedOn w:val="Normal"/>
    <w:next w:val="Normal"/>
    <w:pPr>
      <w:keepNext w:val="1"/>
      <w:keepLines w:val="1"/>
      <w:spacing w:after="40" w:before="80" w:lineRule="auto"/>
    </w:pPr>
    <w:rPr>
      <w:i w:val="1"/>
      <w:iCs w:val="1"/>
      <w:color w:val="a5a5a5"/>
    </w:rPr>
  </w:style>
  <w:style w:type="paragraph" w:styleId="Heading5">
    <w:name w:val="heading 5"/>
    <w:basedOn w:val="Normal"/>
    <w:next w:val="Normal"/>
    <w:pPr>
      <w:keepNext w:val="1"/>
      <w:keepLines w:val="1"/>
      <w:spacing w:after="40" w:before="80" w:lineRule="auto"/>
    </w:pPr>
    <w:rPr>
      <w:color w:val="a5a5a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firstLine="284"/>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0x01010024DFEC1D3A624D449656135F638437C5</vt:lpwstr>
  </property>
  <property fmtid="{D5CDD505-2E9C-101B-9397-08002B2CF9AE}" pid="3" name="MediaServiceImageTags">
    <vt:lpwstr>MediaServiceImageTags</vt:lpwstr>
  </property>
</Properties>
</file>